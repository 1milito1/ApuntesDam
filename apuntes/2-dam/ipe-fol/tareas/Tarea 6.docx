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lang w:eastAsia="en-US"/>
        </w:rPr>
        <w:id w:val="-975292817"/>
        <w:docPartObj>
          <w:docPartGallery w:val="Cover Pages"/>
          <w:docPartUnique/>
        </w:docPartObj>
      </w:sdtPr>
      <w:sdtEndPr/>
      <w:sdtContent>
        <w:p w14:paraId="0BEAA5C9" w14:textId="7F7C69B0" w:rsidR="003B3B2E" w:rsidRDefault="003B3B2E">
          <w:pPr>
            <w:pStyle w:val="Sinespaciado"/>
          </w:pPr>
          <w:r>
            <w:rPr>
              <w:noProof/>
            </w:rPr>
            <mc:AlternateContent>
              <mc:Choice Requires="wpg">
                <w:drawing>
                  <wp:anchor distT="0" distB="0" distL="114300" distR="114300" simplePos="0" relativeHeight="251659264" behindDoc="1" locked="0" layoutInCell="1" allowOverlap="1" wp14:anchorId="43E6C91D" wp14:editId="07BE471D">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upo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650599894"/>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6F685E1F" w14:textId="488F60B7" w:rsidR="003B3B2E" w:rsidRDefault="003B3B2E">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20" name="Forma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a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a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a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a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a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a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a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a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a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upo 7"/>
                              <wpg:cNvGrpSpPr>
                                <a:grpSpLocks noChangeAspect="1"/>
                              </wpg:cNvGrpSpPr>
                              <wpg:grpSpPr>
                                <a:xfrm>
                                  <a:off x="80645" y="4826972"/>
                                  <a:ext cx="1306273" cy="2505863"/>
                                  <a:chOff x="80645" y="4649964"/>
                                  <a:chExt cx="874712" cy="1677988"/>
                                </a:xfrm>
                              </wpg:grpSpPr>
                              <wps:wsp>
                                <wps:cNvPr id="8" name="Forma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a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a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a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a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a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a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a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a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a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43E6C91D" id="Grupo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">
                    <v:rect id="Rectángulo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4472c4 [3204]" stroked="f" strokeweight="1pt">
                      <v:textbox inset=",0,14.4pt,0">
                        <w:txbxContent>
                          <w:sdt>
                            <w:sdtPr>
                              <w:rPr>
                                <w:color w:val="FFFFFF" w:themeColor="background1"/>
                                <w:sz w:val="28"/>
                                <w:szCs w:val="28"/>
                              </w:rPr>
                              <w:alias w:val="Fecha"/>
                              <w:tag w:val=""/>
                              <w:id w:val="-650599894"/>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6F685E1F" w14:textId="488F60B7" w:rsidR="003B3B2E" w:rsidRDefault="003B3B2E">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orma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orma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orma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orma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orma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orma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orma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upo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a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orma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orma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orma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orma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orma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orma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orma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orma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29BAD464" wp14:editId="7F72C449">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Cuadro de texto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8127DE8" w14:textId="7522C4F7" w:rsidR="003B3B2E" w:rsidRDefault="00775E7C" w:rsidP="003B3B2E">
                                <w:pPr>
                                  <w:pStyle w:val="Sinespaciado"/>
                                  <w:jc w:val="center"/>
                                  <w:rPr>
                                    <w:color w:val="4472C4" w:themeColor="accent1"/>
                                    <w:sz w:val="26"/>
                                    <w:szCs w:val="26"/>
                                  </w:rPr>
                                </w:pPr>
                                <w:sdt>
                                  <w:sdtPr>
                                    <w:rPr>
                                      <w:color w:val="4472C4" w:themeColor="accent1"/>
                                      <w:sz w:val="26"/>
                                      <w:szCs w:val="26"/>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3B3B2E">
                                      <w:rPr>
                                        <w:color w:val="4472C4" w:themeColor="accent1"/>
                                        <w:sz w:val="26"/>
                                        <w:szCs w:val="26"/>
                                      </w:rPr>
                                      <w:t>Emilio José García Esteban</w:t>
                                    </w:r>
                                  </w:sdtContent>
                                </w:sdt>
                              </w:p>
                              <w:p w14:paraId="3874F729" w14:textId="48D611AC" w:rsidR="003B3B2E" w:rsidRDefault="00775E7C" w:rsidP="003B3B2E">
                                <w:pPr>
                                  <w:pStyle w:val="Sinespaciado"/>
                                  <w:jc w:val="center"/>
                                  <w:rPr>
                                    <w:color w:val="595959" w:themeColor="text1" w:themeTint="A6"/>
                                    <w:sz w:val="20"/>
                                    <w:szCs w:val="20"/>
                                  </w:rPr>
                                </w:pPr>
                                <w:sdt>
                                  <w:sdtPr>
                                    <w:rPr>
                                      <w:caps/>
                                      <w:color w:val="595959" w:themeColor="text1" w:themeTint="A6"/>
                                      <w:sz w:val="20"/>
                                      <w:szCs w:val="20"/>
                                    </w:rPr>
                                    <w:alias w:val="Compañía"/>
                                    <w:tag w:val=""/>
                                    <w:id w:val="1558814826"/>
                                    <w:showingPlcHdr/>
                                    <w:dataBinding w:prefixMappings="xmlns:ns0='http://schemas.openxmlformats.org/officeDocument/2006/extended-properties' " w:xpath="/ns0:Properties[1]/ns0:Company[1]" w:storeItemID="{6668398D-A668-4E3E-A5EB-62B293D839F1}"/>
                                    <w:text/>
                                  </w:sdtPr>
                                  <w:sdtEndPr/>
                                  <w:sdtContent>
                                    <w:r w:rsidR="003B3B2E">
                                      <w:rPr>
                                        <w:caps/>
                                        <w:color w:val="595959" w:themeColor="text1" w:themeTint="A6"/>
                                        <w:sz w:val="20"/>
                                        <w:szCs w:val="20"/>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29BAD464" id="_x0000_t202" coordsize="21600,21600" o:spt="202" path="m,l,21600r21600,l21600,xe">
                    <v:stroke joinstyle="miter"/>
                    <v:path gradientshapeok="t" o:connecttype="rect"/>
                  </v:shapetype>
                  <v:shape id="Cuadro de texto 28"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38127DE8" w14:textId="7522C4F7" w:rsidR="003B3B2E" w:rsidRDefault="00775E7C" w:rsidP="003B3B2E">
                          <w:pPr>
                            <w:pStyle w:val="Sinespaciado"/>
                            <w:jc w:val="center"/>
                            <w:rPr>
                              <w:color w:val="4472C4" w:themeColor="accent1"/>
                              <w:sz w:val="26"/>
                              <w:szCs w:val="26"/>
                            </w:rPr>
                          </w:pPr>
                          <w:sdt>
                            <w:sdtPr>
                              <w:rPr>
                                <w:color w:val="4472C4" w:themeColor="accent1"/>
                                <w:sz w:val="26"/>
                                <w:szCs w:val="26"/>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3B3B2E">
                                <w:rPr>
                                  <w:color w:val="4472C4" w:themeColor="accent1"/>
                                  <w:sz w:val="26"/>
                                  <w:szCs w:val="26"/>
                                </w:rPr>
                                <w:t>Emilio José García Esteban</w:t>
                              </w:r>
                            </w:sdtContent>
                          </w:sdt>
                        </w:p>
                        <w:p w14:paraId="3874F729" w14:textId="48D611AC" w:rsidR="003B3B2E" w:rsidRDefault="00775E7C" w:rsidP="003B3B2E">
                          <w:pPr>
                            <w:pStyle w:val="Sinespaciado"/>
                            <w:jc w:val="center"/>
                            <w:rPr>
                              <w:color w:val="595959" w:themeColor="text1" w:themeTint="A6"/>
                              <w:sz w:val="20"/>
                              <w:szCs w:val="20"/>
                            </w:rPr>
                          </w:pPr>
                          <w:sdt>
                            <w:sdtPr>
                              <w:rPr>
                                <w:caps/>
                                <w:color w:val="595959" w:themeColor="text1" w:themeTint="A6"/>
                                <w:sz w:val="20"/>
                                <w:szCs w:val="20"/>
                              </w:rPr>
                              <w:alias w:val="Compañía"/>
                              <w:tag w:val=""/>
                              <w:id w:val="1558814826"/>
                              <w:showingPlcHdr/>
                              <w:dataBinding w:prefixMappings="xmlns:ns0='http://schemas.openxmlformats.org/officeDocument/2006/extended-properties' " w:xpath="/ns0:Properties[1]/ns0:Company[1]" w:storeItemID="{6668398D-A668-4E3E-A5EB-62B293D839F1}"/>
                              <w:text/>
                            </w:sdtPr>
                            <w:sdtEndPr/>
                            <w:sdtContent>
                              <w:r w:rsidR="003B3B2E">
                                <w:rPr>
                                  <w:caps/>
                                  <w:color w:val="595959" w:themeColor="text1" w:themeTint="A6"/>
                                  <w:sz w:val="20"/>
                                  <w:szCs w:val="20"/>
                                </w:rPr>
                                <w:t xml:space="preserve">     </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70E11B0E" wp14:editId="06D7CFB7">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Cuadro de texto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A83EC81" w14:textId="7C290B7A" w:rsidR="003B3B2E" w:rsidRDefault="008B7156">
                                <w:pPr>
                                  <w:pStyle w:val="Sinespaciado"/>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Content>
                                    <w:del w:id="0" w:author="emilio jose garcia esteban" w:date="2026-05-12T17:00:00Z" w16du:dateUtc="2026-05-12T15:00:00Z">
                                      <w:r w:rsidDel="008B7156">
                                        <w:rPr>
                                          <w:rFonts w:asciiTheme="majorHAnsi" w:eastAsiaTheme="majorEastAsia" w:hAnsiTheme="majorHAnsi" w:cstheme="majorBidi"/>
                                          <w:color w:val="262626" w:themeColor="text1" w:themeTint="D9"/>
                                          <w:sz w:val="72"/>
                                          <w:szCs w:val="72"/>
                                        </w:rPr>
                                        <w:delText>Tarea 06 – IP1</w:delText>
                                      </w:r>
                                    </w:del>
                                    <w:ins w:id="1" w:author="emilio jose garcia esteban" w:date="2026-05-12T17:00:00Z" w16du:dateUtc="2026-05-12T15:00:00Z">
                                      <w:r>
                                        <w:rPr>
                                          <w:rFonts w:asciiTheme="majorHAnsi" w:eastAsiaTheme="majorEastAsia" w:hAnsiTheme="majorHAnsi" w:cstheme="majorBidi"/>
                                          <w:color w:val="262626" w:themeColor="text1" w:themeTint="D9"/>
                                          <w:sz w:val="72"/>
                                          <w:szCs w:val="72"/>
                                        </w:rPr>
                                        <w:t>Tarea 06 – IP</w:t>
                                      </w:r>
                                      <w:r>
                                        <w:rPr>
                                          <w:rFonts w:asciiTheme="majorHAnsi" w:eastAsiaTheme="majorEastAsia" w:hAnsiTheme="majorHAnsi" w:cstheme="majorBidi"/>
                                          <w:color w:val="262626" w:themeColor="text1" w:themeTint="D9"/>
                                          <w:sz w:val="72"/>
                                          <w:szCs w:val="72"/>
                                        </w:rPr>
                                        <w:t>E</w:t>
                                      </w:r>
                                      <w:r>
                                        <w:rPr>
                                          <w:rFonts w:asciiTheme="majorHAnsi" w:eastAsiaTheme="majorEastAsia" w:hAnsiTheme="majorHAnsi" w:cstheme="majorBidi"/>
                                          <w:color w:val="262626" w:themeColor="text1" w:themeTint="D9"/>
                                          <w:sz w:val="72"/>
                                          <w:szCs w:val="72"/>
                                        </w:rPr>
                                        <w:t>1</w:t>
                                      </w:r>
                                    </w:ins>
                                  </w:sdtContent>
                                </w:sdt>
                              </w:p>
                              <w:p w14:paraId="7214DC03" w14:textId="7BA75511" w:rsidR="003B3B2E" w:rsidRDefault="00775E7C" w:rsidP="003B3B2E">
                                <w:pPr>
                                  <w:spacing w:before="120"/>
                                  <w:jc w:val="center"/>
                                  <w:rPr>
                                    <w:color w:val="404040" w:themeColor="text1" w:themeTint="BF"/>
                                    <w:sz w:val="36"/>
                                    <w:szCs w:val="36"/>
                                  </w:rPr>
                                </w:pPr>
                                <w:sdt>
                                  <w:sdtPr>
                                    <w:rPr>
                                      <w:color w:val="404040" w:themeColor="text1" w:themeTint="BF"/>
                                      <w:sz w:val="36"/>
                                      <w:szCs w:val="36"/>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3B3B2E">
                                      <w:rPr>
                                        <w:color w:val="404040" w:themeColor="text1" w:themeTint="BF"/>
                                        <w:sz w:val="36"/>
                                        <w:szCs w:val="36"/>
                                      </w:rPr>
                                      <w:t>Búsqueda de empleo</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70E11B0E" id="Cuadro de texto 30"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3A83EC81" w14:textId="7C290B7A" w:rsidR="003B3B2E" w:rsidRDefault="008B7156">
                          <w:pPr>
                            <w:pStyle w:val="Sinespaciado"/>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Content>
                              <w:del w:id="2" w:author="emilio jose garcia esteban" w:date="2026-05-12T17:00:00Z" w16du:dateUtc="2026-05-12T15:00:00Z">
                                <w:r w:rsidDel="008B7156">
                                  <w:rPr>
                                    <w:rFonts w:asciiTheme="majorHAnsi" w:eastAsiaTheme="majorEastAsia" w:hAnsiTheme="majorHAnsi" w:cstheme="majorBidi"/>
                                    <w:color w:val="262626" w:themeColor="text1" w:themeTint="D9"/>
                                    <w:sz w:val="72"/>
                                    <w:szCs w:val="72"/>
                                  </w:rPr>
                                  <w:delText>Tarea 06 – IP1</w:delText>
                                </w:r>
                              </w:del>
                              <w:ins w:id="3" w:author="emilio jose garcia esteban" w:date="2026-05-12T17:00:00Z" w16du:dateUtc="2026-05-12T15:00:00Z">
                                <w:r>
                                  <w:rPr>
                                    <w:rFonts w:asciiTheme="majorHAnsi" w:eastAsiaTheme="majorEastAsia" w:hAnsiTheme="majorHAnsi" w:cstheme="majorBidi"/>
                                    <w:color w:val="262626" w:themeColor="text1" w:themeTint="D9"/>
                                    <w:sz w:val="72"/>
                                    <w:szCs w:val="72"/>
                                  </w:rPr>
                                  <w:t>Tarea 06 – IP</w:t>
                                </w:r>
                                <w:r>
                                  <w:rPr>
                                    <w:rFonts w:asciiTheme="majorHAnsi" w:eastAsiaTheme="majorEastAsia" w:hAnsiTheme="majorHAnsi" w:cstheme="majorBidi"/>
                                    <w:color w:val="262626" w:themeColor="text1" w:themeTint="D9"/>
                                    <w:sz w:val="72"/>
                                    <w:szCs w:val="72"/>
                                  </w:rPr>
                                  <w:t>E</w:t>
                                </w:r>
                                <w:r>
                                  <w:rPr>
                                    <w:rFonts w:asciiTheme="majorHAnsi" w:eastAsiaTheme="majorEastAsia" w:hAnsiTheme="majorHAnsi" w:cstheme="majorBidi"/>
                                    <w:color w:val="262626" w:themeColor="text1" w:themeTint="D9"/>
                                    <w:sz w:val="72"/>
                                    <w:szCs w:val="72"/>
                                  </w:rPr>
                                  <w:t>1</w:t>
                                </w:r>
                              </w:ins>
                            </w:sdtContent>
                          </w:sdt>
                        </w:p>
                        <w:p w14:paraId="7214DC03" w14:textId="7BA75511" w:rsidR="003B3B2E" w:rsidRDefault="00775E7C" w:rsidP="003B3B2E">
                          <w:pPr>
                            <w:spacing w:before="120"/>
                            <w:jc w:val="center"/>
                            <w:rPr>
                              <w:color w:val="404040" w:themeColor="text1" w:themeTint="BF"/>
                              <w:sz w:val="36"/>
                              <w:szCs w:val="36"/>
                            </w:rPr>
                          </w:pPr>
                          <w:sdt>
                            <w:sdtPr>
                              <w:rPr>
                                <w:color w:val="404040" w:themeColor="text1" w:themeTint="BF"/>
                                <w:sz w:val="36"/>
                                <w:szCs w:val="36"/>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3B3B2E">
                                <w:rPr>
                                  <w:color w:val="404040" w:themeColor="text1" w:themeTint="BF"/>
                                  <w:sz w:val="36"/>
                                  <w:szCs w:val="36"/>
                                </w:rPr>
                                <w:t>Búsqueda de empleo</w:t>
                              </w:r>
                            </w:sdtContent>
                          </w:sdt>
                        </w:p>
                      </w:txbxContent>
                    </v:textbox>
                    <w10:wrap anchorx="page" anchory="page"/>
                  </v:shape>
                </w:pict>
              </mc:Fallback>
            </mc:AlternateContent>
          </w:r>
        </w:p>
        <w:p w14:paraId="40126863" w14:textId="475C3C6E" w:rsidR="003B3B2E" w:rsidRDefault="003B3B2E">
          <w:r>
            <w:br w:type="page"/>
          </w:r>
        </w:p>
      </w:sdtContent>
    </w:sdt>
    <w:sdt>
      <w:sdtPr>
        <w:rPr>
          <w:rFonts w:asciiTheme="minorHAnsi" w:eastAsiaTheme="minorHAnsi" w:hAnsiTheme="minorHAnsi" w:cstheme="minorBidi"/>
          <w:color w:val="auto"/>
          <w:sz w:val="22"/>
          <w:szCs w:val="22"/>
          <w:lang w:eastAsia="en-US"/>
        </w:rPr>
        <w:id w:val="275383146"/>
        <w:docPartObj>
          <w:docPartGallery w:val="Table of Contents"/>
          <w:docPartUnique/>
        </w:docPartObj>
      </w:sdtPr>
      <w:sdtEndPr>
        <w:rPr>
          <w:b/>
          <w:bCs/>
          <w:color w:val="0070C0"/>
        </w:rPr>
      </w:sdtEndPr>
      <w:sdtContent>
        <w:p w14:paraId="16D32DED" w14:textId="383945BE" w:rsidR="003B3B2E" w:rsidRDefault="003B3B2E" w:rsidP="00445967">
          <w:pPr>
            <w:pStyle w:val="TtuloTDC"/>
            <w:jc w:val="center"/>
            <w:rPr>
              <w:sz w:val="96"/>
              <w:szCs w:val="96"/>
            </w:rPr>
          </w:pPr>
          <w:r w:rsidRPr="00445967">
            <w:rPr>
              <w:sz w:val="96"/>
              <w:szCs w:val="96"/>
            </w:rPr>
            <w:t>Contenido</w:t>
          </w:r>
        </w:p>
        <w:p w14:paraId="6DAA339D" w14:textId="77777777" w:rsidR="00445967" w:rsidRDefault="00445967" w:rsidP="00445967">
          <w:pPr>
            <w:rPr>
              <w:lang w:eastAsia="es-ES"/>
            </w:rPr>
          </w:pPr>
        </w:p>
        <w:p w14:paraId="2DAEE589" w14:textId="77777777" w:rsidR="00445967" w:rsidRDefault="00445967" w:rsidP="00445967">
          <w:pPr>
            <w:rPr>
              <w:lang w:eastAsia="es-ES"/>
            </w:rPr>
          </w:pPr>
        </w:p>
        <w:p w14:paraId="3E309458" w14:textId="77777777" w:rsidR="00445967" w:rsidRDefault="00445967" w:rsidP="00445967">
          <w:pPr>
            <w:rPr>
              <w:lang w:eastAsia="es-ES"/>
            </w:rPr>
          </w:pPr>
        </w:p>
        <w:p w14:paraId="07271517" w14:textId="77777777" w:rsidR="00445967" w:rsidRDefault="00445967" w:rsidP="00445967">
          <w:pPr>
            <w:rPr>
              <w:lang w:eastAsia="es-ES"/>
            </w:rPr>
          </w:pPr>
        </w:p>
        <w:p w14:paraId="7B0BBBC7" w14:textId="77777777" w:rsidR="00445967" w:rsidRDefault="00445967" w:rsidP="00445967">
          <w:pPr>
            <w:rPr>
              <w:lang w:eastAsia="es-ES"/>
            </w:rPr>
          </w:pPr>
        </w:p>
        <w:p w14:paraId="6B8250D9" w14:textId="77777777" w:rsidR="00445967" w:rsidRPr="00413EF2" w:rsidRDefault="00445967" w:rsidP="00413EF2">
          <w:pPr>
            <w:spacing w:line="600" w:lineRule="auto"/>
            <w:rPr>
              <w:color w:val="0070C0"/>
              <w:lang w:eastAsia="es-ES"/>
              <w:rPrChange w:id="4" w:author="emilio jose garcia esteban" w:date="2026-05-12T16:56:00Z" w16du:dateUtc="2026-05-12T14:56:00Z">
                <w:rPr>
                  <w:lang w:eastAsia="es-ES"/>
                </w:rPr>
              </w:rPrChange>
            </w:rPr>
            <w:pPrChange w:id="5" w:author="emilio jose garcia esteban" w:date="2026-05-12T16:56:00Z" w16du:dateUtc="2026-05-12T14:56:00Z">
              <w:pPr/>
            </w:pPrChange>
          </w:pPr>
        </w:p>
        <w:p w14:paraId="15255F0E" w14:textId="33AC4494" w:rsidR="00413EF2" w:rsidRPr="00413EF2" w:rsidRDefault="003B3B2E" w:rsidP="00413EF2">
          <w:pPr>
            <w:pStyle w:val="TDC1"/>
            <w:tabs>
              <w:tab w:val="left" w:pos="480"/>
              <w:tab w:val="right" w:leader="dot" w:pos="10456"/>
            </w:tabs>
            <w:spacing w:line="600" w:lineRule="auto"/>
            <w:rPr>
              <w:ins w:id="6" w:author="emilio jose garcia esteban" w:date="2026-05-12T16:56:00Z" w16du:dateUtc="2026-05-12T14:56:00Z"/>
              <w:rFonts w:eastAsiaTheme="minorEastAsia"/>
              <w:noProof/>
              <w:color w:val="0070C0"/>
              <w:kern w:val="2"/>
              <w:sz w:val="24"/>
              <w:szCs w:val="24"/>
              <w:lang w:eastAsia="es-ES"/>
              <w14:ligatures w14:val="standardContextual"/>
              <w:rPrChange w:id="7" w:author="emilio jose garcia esteban" w:date="2026-05-12T16:56:00Z" w16du:dateUtc="2026-05-12T14:56:00Z">
                <w:rPr>
                  <w:ins w:id="8" w:author="emilio jose garcia esteban" w:date="2026-05-12T16:56:00Z" w16du:dateUtc="2026-05-12T14:56:00Z"/>
                  <w:rFonts w:eastAsiaTheme="minorEastAsia"/>
                  <w:noProof/>
                  <w:kern w:val="2"/>
                  <w:sz w:val="24"/>
                  <w:szCs w:val="24"/>
                  <w:lang w:eastAsia="es-ES"/>
                  <w14:ligatures w14:val="standardContextual"/>
                </w:rPr>
              </w:rPrChange>
            </w:rPr>
            <w:pPrChange w:id="9" w:author="emilio jose garcia esteban" w:date="2026-05-12T16:56:00Z" w16du:dateUtc="2026-05-12T14:56:00Z">
              <w:pPr>
                <w:pStyle w:val="TDC1"/>
                <w:tabs>
                  <w:tab w:val="left" w:pos="480"/>
                  <w:tab w:val="right" w:leader="dot" w:pos="10456"/>
                </w:tabs>
              </w:pPr>
            </w:pPrChange>
          </w:pPr>
          <w:r w:rsidRPr="00413EF2">
            <w:rPr>
              <w:color w:val="0070C0"/>
            </w:rPr>
            <w:fldChar w:fldCharType="begin"/>
          </w:r>
          <w:r w:rsidRPr="00413EF2">
            <w:rPr>
              <w:color w:val="0070C0"/>
            </w:rPr>
            <w:instrText xml:space="preserve"> TOC \o "1-3" \h \z \u </w:instrText>
          </w:r>
          <w:r w:rsidRPr="00413EF2">
            <w:rPr>
              <w:color w:val="0070C0"/>
            </w:rPr>
            <w:fldChar w:fldCharType="separate"/>
          </w:r>
          <w:ins w:id="10" w:author="emilio jose garcia esteban" w:date="2026-05-12T16:56:00Z" w16du:dateUtc="2026-05-12T14:56:00Z">
            <w:r w:rsidR="00413EF2" w:rsidRPr="00413EF2">
              <w:rPr>
                <w:rStyle w:val="Hipervnculo"/>
                <w:noProof/>
                <w:color w:val="0070C0"/>
                <w:rPrChange w:id="11" w:author="emilio jose garcia esteban" w:date="2026-05-12T16:56:00Z" w16du:dateUtc="2026-05-12T14:56:00Z">
                  <w:rPr>
                    <w:rStyle w:val="Hipervnculo"/>
                    <w:noProof/>
                  </w:rPr>
                </w:rPrChange>
              </w:rPr>
              <w:fldChar w:fldCharType="begin"/>
            </w:r>
            <w:r w:rsidR="00413EF2" w:rsidRPr="00413EF2">
              <w:rPr>
                <w:rStyle w:val="Hipervnculo"/>
                <w:noProof/>
                <w:color w:val="0070C0"/>
                <w:rPrChange w:id="12" w:author="emilio jose garcia esteban" w:date="2026-05-12T16:56:00Z" w16du:dateUtc="2026-05-12T14:56:00Z">
                  <w:rPr>
                    <w:rStyle w:val="Hipervnculo"/>
                    <w:noProof/>
                  </w:rPr>
                </w:rPrChange>
              </w:rPr>
              <w:instrText xml:space="preserve"> </w:instrText>
            </w:r>
            <w:r w:rsidR="00413EF2" w:rsidRPr="00413EF2">
              <w:rPr>
                <w:noProof/>
                <w:color w:val="0070C0"/>
                <w:rPrChange w:id="13" w:author="emilio jose garcia esteban" w:date="2026-05-12T16:56:00Z" w16du:dateUtc="2026-05-12T14:56:00Z">
                  <w:rPr>
                    <w:noProof/>
                  </w:rPr>
                </w:rPrChange>
              </w:rPr>
              <w:instrText>HYPERLINK \l "_Toc229497422"</w:instrText>
            </w:r>
            <w:r w:rsidR="00413EF2" w:rsidRPr="00413EF2">
              <w:rPr>
                <w:rStyle w:val="Hipervnculo"/>
                <w:noProof/>
                <w:color w:val="0070C0"/>
                <w:rPrChange w:id="14" w:author="emilio jose garcia esteban" w:date="2026-05-12T16:56:00Z" w16du:dateUtc="2026-05-12T14:56:00Z">
                  <w:rPr>
                    <w:rStyle w:val="Hipervnculo"/>
                    <w:noProof/>
                  </w:rPr>
                </w:rPrChange>
              </w:rPr>
              <w:instrText xml:space="preserve"> </w:instrText>
            </w:r>
            <w:r w:rsidR="00413EF2" w:rsidRPr="00413EF2">
              <w:rPr>
                <w:rStyle w:val="Hipervnculo"/>
                <w:noProof/>
                <w:color w:val="0070C0"/>
                <w:rPrChange w:id="15" w:author="emilio jose garcia esteban" w:date="2026-05-12T16:56:00Z" w16du:dateUtc="2026-05-12T14:56:00Z">
                  <w:rPr>
                    <w:rStyle w:val="Hipervnculo"/>
                    <w:noProof/>
                  </w:rPr>
                </w:rPrChange>
              </w:rPr>
            </w:r>
            <w:r w:rsidR="00413EF2" w:rsidRPr="00413EF2">
              <w:rPr>
                <w:rStyle w:val="Hipervnculo"/>
                <w:noProof/>
                <w:color w:val="0070C0"/>
                <w:rPrChange w:id="16" w:author="emilio jose garcia esteban" w:date="2026-05-12T16:56:00Z" w16du:dateUtc="2026-05-12T14:56:00Z">
                  <w:rPr>
                    <w:rStyle w:val="Hipervnculo"/>
                    <w:noProof/>
                  </w:rPr>
                </w:rPrChange>
              </w:rPr>
              <w:fldChar w:fldCharType="separate"/>
            </w:r>
            <w:r w:rsidR="00413EF2" w:rsidRPr="00413EF2">
              <w:rPr>
                <w:rStyle w:val="Hipervnculo"/>
                <w:b/>
                <w:bCs/>
                <w:smallCaps/>
                <w:noProof/>
                <w:color w:val="0070C0"/>
                <w:spacing w:val="5"/>
                <w:rPrChange w:id="17" w:author="emilio jose garcia esteban" w:date="2026-05-12T16:56:00Z" w16du:dateUtc="2026-05-12T14:56:00Z">
                  <w:rPr>
                    <w:rStyle w:val="Hipervnculo"/>
                    <w:b/>
                    <w:bCs/>
                    <w:smallCaps/>
                    <w:noProof/>
                    <w:spacing w:val="5"/>
                  </w:rPr>
                </w:rPrChange>
              </w:rPr>
              <w:t>1.</w:t>
            </w:r>
            <w:r w:rsidR="00413EF2" w:rsidRPr="00413EF2">
              <w:rPr>
                <w:rFonts w:eastAsiaTheme="minorEastAsia"/>
                <w:noProof/>
                <w:color w:val="0070C0"/>
                <w:kern w:val="2"/>
                <w:sz w:val="24"/>
                <w:szCs w:val="24"/>
                <w:lang w:eastAsia="es-ES"/>
                <w14:ligatures w14:val="standardContextual"/>
                <w:rPrChange w:id="18" w:author="emilio jose garcia esteban" w:date="2026-05-12T16:56:00Z" w16du:dateUtc="2026-05-12T14:56:00Z">
                  <w:rPr>
                    <w:rFonts w:eastAsiaTheme="minorEastAsia"/>
                    <w:noProof/>
                    <w:kern w:val="2"/>
                    <w:sz w:val="24"/>
                    <w:szCs w:val="24"/>
                    <w:lang w:eastAsia="es-ES"/>
                    <w14:ligatures w14:val="standardContextual"/>
                  </w:rPr>
                </w:rPrChange>
              </w:rPr>
              <w:tab/>
            </w:r>
            <w:r w:rsidR="00413EF2" w:rsidRPr="00413EF2">
              <w:rPr>
                <w:rStyle w:val="Hipervnculo"/>
                <w:b/>
                <w:bCs/>
                <w:smallCaps/>
                <w:noProof/>
                <w:color w:val="0070C0"/>
                <w:spacing w:val="5"/>
                <w:rPrChange w:id="19" w:author="emilio jose garcia esteban" w:date="2026-05-12T16:56:00Z" w16du:dateUtc="2026-05-12T14:56:00Z">
                  <w:rPr>
                    <w:rStyle w:val="Hipervnculo"/>
                    <w:b/>
                    <w:bCs/>
                    <w:smallCaps/>
                    <w:noProof/>
                    <w:spacing w:val="5"/>
                  </w:rPr>
                </w:rPrChange>
              </w:rPr>
              <w:t>actividad 1</w:t>
            </w:r>
            <w:r w:rsidR="00413EF2" w:rsidRPr="00413EF2">
              <w:rPr>
                <w:noProof/>
                <w:webHidden/>
                <w:color w:val="0070C0"/>
                <w:rPrChange w:id="20" w:author="emilio jose garcia esteban" w:date="2026-05-12T16:56:00Z" w16du:dateUtc="2026-05-12T14:56:00Z">
                  <w:rPr>
                    <w:noProof/>
                    <w:webHidden/>
                  </w:rPr>
                </w:rPrChange>
              </w:rPr>
              <w:tab/>
            </w:r>
            <w:r w:rsidR="00413EF2" w:rsidRPr="00413EF2">
              <w:rPr>
                <w:noProof/>
                <w:webHidden/>
                <w:color w:val="0070C0"/>
                <w:rPrChange w:id="21" w:author="emilio jose garcia esteban" w:date="2026-05-12T16:56:00Z" w16du:dateUtc="2026-05-12T14:56:00Z">
                  <w:rPr>
                    <w:noProof/>
                    <w:webHidden/>
                  </w:rPr>
                </w:rPrChange>
              </w:rPr>
              <w:fldChar w:fldCharType="begin"/>
            </w:r>
            <w:r w:rsidR="00413EF2" w:rsidRPr="00413EF2">
              <w:rPr>
                <w:noProof/>
                <w:webHidden/>
                <w:color w:val="0070C0"/>
                <w:rPrChange w:id="22" w:author="emilio jose garcia esteban" w:date="2026-05-12T16:56:00Z" w16du:dateUtc="2026-05-12T14:56:00Z">
                  <w:rPr>
                    <w:noProof/>
                    <w:webHidden/>
                  </w:rPr>
                </w:rPrChange>
              </w:rPr>
              <w:instrText xml:space="preserve"> PAGEREF _Toc229497422 \h </w:instrText>
            </w:r>
            <w:r w:rsidR="00413EF2" w:rsidRPr="00413EF2">
              <w:rPr>
                <w:noProof/>
                <w:webHidden/>
                <w:color w:val="0070C0"/>
                <w:rPrChange w:id="23" w:author="emilio jose garcia esteban" w:date="2026-05-12T16:56:00Z" w16du:dateUtc="2026-05-12T14:56:00Z">
                  <w:rPr>
                    <w:noProof/>
                    <w:webHidden/>
                  </w:rPr>
                </w:rPrChange>
              </w:rPr>
            </w:r>
            <w:r w:rsidR="00413EF2" w:rsidRPr="00413EF2">
              <w:rPr>
                <w:noProof/>
                <w:webHidden/>
                <w:color w:val="0070C0"/>
                <w:rPrChange w:id="24" w:author="emilio jose garcia esteban" w:date="2026-05-12T16:56:00Z" w16du:dateUtc="2026-05-12T14:56:00Z">
                  <w:rPr>
                    <w:noProof/>
                    <w:webHidden/>
                  </w:rPr>
                </w:rPrChange>
              </w:rPr>
              <w:fldChar w:fldCharType="separate"/>
            </w:r>
            <w:r w:rsidR="00413EF2" w:rsidRPr="00413EF2">
              <w:rPr>
                <w:noProof/>
                <w:webHidden/>
                <w:color w:val="0070C0"/>
                <w:rPrChange w:id="25" w:author="emilio jose garcia esteban" w:date="2026-05-12T16:56:00Z" w16du:dateUtc="2026-05-12T14:56:00Z">
                  <w:rPr>
                    <w:noProof/>
                    <w:webHidden/>
                  </w:rPr>
                </w:rPrChange>
              </w:rPr>
              <w:t>2</w:t>
            </w:r>
            <w:r w:rsidR="00413EF2" w:rsidRPr="00413EF2">
              <w:rPr>
                <w:noProof/>
                <w:webHidden/>
                <w:color w:val="0070C0"/>
                <w:rPrChange w:id="26" w:author="emilio jose garcia esteban" w:date="2026-05-12T16:56:00Z" w16du:dateUtc="2026-05-12T14:56:00Z">
                  <w:rPr>
                    <w:noProof/>
                    <w:webHidden/>
                  </w:rPr>
                </w:rPrChange>
              </w:rPr>
              <w:fldChar w:fldCharType="end"/>
            </w:r>
            <w:r w:rsidR="00413EF2" w:rsidRPr="00413EF2">
              <w:rPr>
                <w:rStyle w:val="Hipervnculo"/>
                <w:noProof/>
                <w:color w:val="0070C0"/>
                <w:rPrChange w:id="27" w:author="emilio jose garcia esteban" w:date="2026-05-12T16:56:00Z" w16du:dateUtc="2026-05-12T14:56:00Z">
                  <w:rPr>
                    <w:rStyle w:val="Hipervnculo"/>
                    <w:noProof/>
                  </w:rPr>
                </w:rPrChange>
              </w:rPr>
              <w:fldChar w:fldCharType="end"/>
            </w:r>
          </w:ins>
        </w:p>
        <w:p w14:paraId="55BC49DE" w14:textId="258E044B" w:rsidR="00413EF2" w:rsidRPr="00413EF2" w:rsidRDefault="00413EF2" w:rsidP="00413EF2">
          <w:pPr>
            <w:pStyle w:val="TDC1"/>
            <w:tabs>
              <w:tab w:val="left" w:pos="480"/>
              <w:tab w:val="right" w:leader="dot" w:pos="10456"/>
            </w:tabs>
            <w:spacing w:line="600" w:lineRule="auto"/>
            <w:rPr>
              <w:ins w:id="28" w:author="emilio jose garcia esteban" w:date="2026-05-12T16:56:00Z" w16du:dateUtc="2026-05-12T14:56:00Z"/>
              <w:rFonts w:eastAsiaTheme="minorEastAsia"/>
              <w:noProof/>
              <w:color w:val="0070C0"/>
              <w:kern w:val="2"/>
              <w:sz w:val="24"/>
              <w:szCs w:val="24"/>
              <w:lang w:eastAsia="es-ES"/>
              <w14:ligatures w14:val="standardContextual"/>
              <w:rPrChange w:id="29" w:author="emilio jose garcia esteban" w:date="2026-05-12T16:56:00Z" w16du:dateUtc="2026-05-12T14:56:00Z">
                <w:rPr>
                  <w:ins w:id="30" w:author="emilio jose garcia esteban" w:date="2026-05-12T16:56:00Z" w16du:dateUtc="2026-05-12T14:56:00Z"/>
                  <w:rFonts w:eastAsiaTheme="minorEastAsia"/>
                  <w:noProof/>
                  <w:kern w:val="2"/>
                  <w:sz w:val="24"/>
                  <w:szCs w:val="24"/>
                  <w:lang w:eastAsia="es-ES"/>
                  <w14:ligatures w14:val="standardContextual"/>
                </w:rPr>
              </w:rPrChange>
            </w:rPr>
            <w:pPrChange w:id="31" w:author="emilio jose garcia esteban" w:date="2026-05-12T16:56:00Z" w16du:dateUtc="2026-05-12T14:56:00Z">
              <w:pPr>
                <w:pStyle w:val="TDC1"/>
                <w:tabs>
                  <w:tab w:val="left" w:pos="480"/>
                  <w:tab w:val="right" w:leader="dot" w:pos="10456"/>
                </w:tabs>
              </w:pPr>
            </w:pPrChange>
          </w:pPr>
          <w:ins w:id="32" w:author="emilio jose garcia esteban" w:date="2026-05-12T16:56:00Z" w16du:dateUtc="2026-05-12T14:56:00Z">
            <w:r w:rsidRPr="00413EF2">
              <w:rPr>
                <w:rStyle w:val="Hipervnculo"/>
                <w:noProof/>
                <w:color w:val="0070C0"/>
                <w:rPrChange w:id="33" w:author="emilio jose garcia esteban" w:date="2026-05-12T16:56:00Z" w16du:dateUtc="2026-05-12T14:56:00Z">
                  <w:rPr>
                    <w:rStyle w:val="Hipervnculo"/>
                    <w:noProof/>
                  </w:rPr>
                </w:rPrChange>
              </w:rPr>
              <w:fldChar w:fldCharType="begin"/>
            </w:r>
            <w:r w:rsidRPr="00413EF2">
              <w:rPr>
                <w:rStyle w:val="Hipervnculo"/>
                <w:noProof/>
                <w:color w:val="0070C0"/>
                <w:rPrChange w:id="34" w:author="emilio jose garcia esteban" w:date="2026-05-12T16:56:00Z" w16du:dateUtc="2026-05-12T14:56:00Z">
                  <w:rPr>
                    <w:rStyle w:val="Hipervnculo"/>
                    <w:noProof/>
                  </w:rPr>
                </w:rPrChange>
              </w:rPr>
              <w:instrText xml:space="preserve"> </w:instrText>
            </w:r>
            <w:r w:rsidRPr="00413EF2">
              <w:rPr>
                <w:noProof/>
                <w:color w:val="0070C0"/>
                <w:rPrChange w:id="35" w:author="emilio jose garcia esteban" w:date="2026-05-12T16:56:00Z" w16du:dateUtc="2026-05-12T14:56:00Z">
                  <w:rPr>
                    <w:noProof/>
                  </w:rPr>
                </w:rPrChange>
              </w:rPr>
              <w:instrText>HYPERLINK \l "_Toc229497423"</w:instrText>
            </w:r>
            <w:r w:rsidRPr="00413EF2">
              <w:rPr>
                <w:rStyle w:val="Hipervnculo"/>
                <w:noProof/>
                <w:color w:val="0070C0"/>
                <w:rPrChange w:id="36" w:author="emilio jose garcia esteban" w:date="2026-05-12T16:56:00Z" w16du:dateUtc="2026-05-12T14:56:00Z">
                  <w:rPr>
                    <w:rStyle w:val="Hipervnculo"/>
                    <w:noProof/>
                  </w:rPr>
                </w:rPrChange>
              </w:rPr>
              <w:instrText xml:space="preserve"> </w:instrText>
            </w:r>
            <w:r w:rsidRPr="00413EF2">
              <w:rPr>
                <w:rStyle w:val="Hipervnculo"/>
                <w:noProof/>
                <w:color w:val="0070C0"/>
                <w:rPrChange w:id="37" w:author="emilio jose garcia esteban" w:date="2026-05-12T16:56:00Z" w16du:dateUtc="2026-05-12T14:56:00Z">
                  <w:rPr>
                    <w:rStyle w:val="Hipervnculo"/>
                    <w:noProof/>
                  </w:rPr>
                </w:rPrChange>
              </w:rPr>
            </w:r>
            <w:r w:rsidRPr="00413EF2">
              <w:rPr>
                <w:rStyle w:val="Hipervnculo"/>
                <w:noProof/>
                <w:color w:val="0070C0"/>
                <w:rPrChange w:id="38" w:author="emilio jose garcia esteban" w:date="2026-05-12T16:56:00Z" w16du:dateUtc="2026-05-12T14:56:00Z">
                  <w:rPr>
                    <w:rStyle w:val="Hipervnculo"/>
                    <w:noProof/>
                  </w:rPr>
                </w:rPrChange>
              </w:rPr>
              <w:fldChar w:fldCharType="separate"/>
            </w:r>
            <w:r w:rsidRPr="00413EF2">
              <w:rPr>
                <w:rStyle w:val="Hipervnculo"/>
                <w:b/>
                <w:bCs/>
                <w:smallCaps/>
                <w:noProof/>
                <w:color w:val="0070C0"/>
                <w:spacing w:val="5"/>
                <w:rPrChange w:id="39" w:author="emilio jose garcia esteban" w:date="2026-05-12T16:56:00Z" w16du:dateUtc="2026-05-12T14:56:00Z">
                  <w:rPr>
                    <w:rStyle w:val="Hipervnculo"/>
                    <w:b/>
                    <w:bCs/>
                    <w:smallCaps/>
                    <w:noProof/>
                    <w:spacing w:val="5"/>
                  </w:rPr>
                </w:rPrChange>
              </w:rPr>
              <w:t>2.</w:t>
            </w:r>
            <w:r w:rsidRPr="00413EF2">
              <w:rPr>
                <w:rFonts w:eastAsiaTheme="minorEastAsia"/>
                <w:noProof/>
                <w:color w:val="0070C0"/>
                <w:kern w:val="2"/>
                <w:sz w:val="24"/>
                <w:szCs w:val="24"/>
                <w:lang w:eastAsia="es-ES"/>
                <w14:ligatures w14:val="standardContextual"/>
                <w:rPrChange w:id="40" w:author="emilio jose garcia esteban" w:date="2026-05-12T16:56:00Z" w16du:dateUtc="2026-05-12T14:56:00Z">
                  <w:rPr>
                    <w:rFonts w:eastAsiaTheme="minorEastAsia"/>
                    <w:noProof/>
                    <w:kern w:val="2"/>
                    <w:sz w:val="24"/>
                    <w:szCs w:val="24"/>
                    <w:lang w:eastAsia="es-ES"/>
                    <w14:ligatures w14:val="standardContextual"/>
                  </w:rPr>
                </w:rPrChange>
              </w:rPr>
              <w:tab/>
            </w:r>
            <w:r w:rsidRPr="00413EF2">
              <w:rPr>
                <w:rStyle w:val="Hipervnculo"/>
                <w:b/>
                <w:bCs/>
                <w:smallCaps/>
                <w:noProof/>
                <w:color w:val="0070C0"/>
                <w:spacing w:val="5"/>
                <w:rPrChange w:id="41" w:author="emilio jose garcia esteban" w:date="2026-05-12T16:56:00Z" w16du:dateUtc="2026-05-12T14:56:00Z">
                  <w:rPr>
                    <w:rStyle w:val="Hipervnculo"/>
                    <w:b/>
                    <w:bCs/>
                    <w:smallCaps/>
                    <w:noProof/>
                    <w:spacing w:val="5"/>
                  </w:rPr>
                </w:rPrChange>
              </w:rPr>
              <w:t>actividad 2</w:t>
            </w:r>
            <w:r w:rsidRPr="00413EF2">
              <w:rPr>
                <w:noProof/>
                <w:webHidden/>
                <w:color w:val="0070C0"/>
                <w:rPrChange w:id="42" w:author="emilio jose garcia esteban" w:date="2026-05-12T16:56:00Z" w16du:dateUtc="2026-05-12T14:56:00Z">
                  <w:rPr>
                    <w:noProof/>
                    <w:webHidden/>
                  </w:rPr>
                </w:rPrChange>
              </w:rPr>
              <w:tab/>
            </w:r>
            <w:r w:rsidRPr="00413EF2">
              <w:rPr>
                <w:noProof/>
                <w:webHidden/>
                <w:color w:val="0070C0"/>
                <w:rPrChange w:id="43" w:author="emilio jose garcia esteban" w:date="2026-05-12T16:56:00Z" w16du:dateUtc="2026-05-12T14:56:00Z">
                  <w:rPr>
                    <w:noProof/>
                    <w:webHidden/>
                  </w:rPr>
                </w:rPrChange>
              </w:rPr>
              <w:fldChar w:fldCharType="begin"/>
            </w:r>
            <w:r w:rsidRPr="00413EF2">
              <w:rPr>
                <w:noProof/>
                <w:webHidden/>
                <w:color w:val="0070C0"/>
                <w:rPrChange w:id="44" w:author="emilio jose garcia esteban" w:date="2026-05-12T16:56:00Z" w16du:dateUtc="2026-05-12T14:56:00Z">
                  <w:rPr>
                    <w:noProof/>
                    <w:webHidden/>
                  </w:rPr>
                </w:rPrChange>
              </w:rPr>
              <w:instrText xml:space="preserve"> PAGEREF _Toc229497423 \h </w:instrText>
            </w:r>
            <w:r w:rsidRPr="00413EF2">
              <w:rPr>
                <w:noProof/>
                <w:webHidden/>
                <w:color w:val="0070C0"/>
                <w:rPrChange w:id="45" w:author="emilio jose garcia esteban" w:date="2026-05-12T16:56:00Z" w16du:dateUtc="2026-05-12T14:56:00Z">
                  <w:rPr>
                    <w:noProof/>
                    <w:webHidden/>
                  </w:rPr>
                </w:rPrChange>
              </w:rPr>
            </w:r>
            <w:r w:rsidRPr="00413EF2">
              <w:rPr>
                <w:noProof/>
                <w:webHidden/>
                <w:color w:val="0070C0"/>
                <w:rPrChange w:id="46" w:author="emilio jose garcia esteban" w:date="2026-05-12T16:56:00Z" w16du:dateUtc="2026-05-12T14:56:00Z">
                  <w:rPr>
                    <w:noProof/>
                    <w:webHidden/>
                  </w:rPr>
                </w:rPrChange>
              </w:rPr>
              <w:fldChar w:fldCharType="separate"/>
            </w:r>
            <w:r w:rsidRPr="00413EF2">
              <w:rPr>
                <w:noProof/>
                <w:webHidden/>
                <w:color w:val="0070C0"/>
                <w:rPrChange w:id="47" w:author="emilio jose garcia esteban" w:date="2026-05-12T16:56:00Z" w16du:dateUtc="2026-05-12T14:56:00Z">
                  <w:rPr>
                    <w:noProof/>
                    <w:webHidden/>
                  </w:rPr>
                </w:rPrChange>
              </w:rPr>
              <w:t>2</w:t>
            </w:r>
            <w:r w:rsidRPr="00413EF2">
              <w:rPr>
                <w:noProof/>
                <w:webHidden/>
                <w:color w:val="0070C0"/>
                <w:rPrChange w:id="48" w:author="emilio jose garcia esteban" w:date="2026-05-12T16:56:00Z" w16du:dateUtc="2026-05-12T14:56:00Z">
                  <w:rPr>
                    <w:noProof/>
                    <w:webHidden/>
                  </w:rPr>
                </w:rPrChange>
              </w:rPr>
              <w:fldChar w:fldCharType="end"/>
            </w:r>
            <w:r w:rsidRPr="00413EF2">
              <w:rPr>
                <w:rStyle w:val="Hipervnculo"/>
                <w:noProof/>
                <w:color w:val="0070C0"/>
                <w:rPrChange w:id="49" w:author="emilio jose garcia esteban" w:date="2026-05-12T16:56:00Z" w16du:dateUtc="2026-05-12T14:56:00Z">
                  <w:rPr>
                    <w:rStyle w:val="Hipervnculo"/>
                    <w:noProof/>
                  </w:rPr>
                </w:rPrChange>
              </w:rPr>
              <w:fldChar w:fldCharType="end"/>
            </w:r>
          </w:ins>
        </w:p>
        <w:p w14:paraId="336AA2D0" w14:textId="561D2EC5" w:rsidR="00413EF2" w:rsidRPr="00413EF2" w:rsidRDefault="00413EF2" w:rsidP="00413EF2">
          <w:pPr>
            <w:pStyle w:val="TDC2"/>
            <w:tabs>
              <w:tab w:val="left" w:pos="960"/>
              <w:tab w:val="right" w:leader="dot" w:pos="10456"/>
            </w:tabs>
            <w:spacing w:line="600" w:lineRule="auto"/>
            <w:rPr>
              <w:ins w:id="50" w:author="emilio jose garcia esteban" w:date="2026-05-12T16:56:00Z" w16du:dateUtc="2026-05-12T14:56:00Z"/>
              <w:rFonts w:eastAsiaTheme="minorEastAsia"/>
              <w:noProof/>
              <w:color w:val="0070C0"/>
              <w:kern w:val="2"/>
              <w:sz w:val="24"/>
              <w:szCs w:val="24"/>
              <w:lang w:eastAsia="es-ES"/>
              <w14:ligatures w14:val="standardContextual"/>
              <w:rPrChange w:id="51" w:author="emilio jose garcia esteban" w:date="2026-05-12T16:56:00Z" w16du:dateUtc="2026-05-12T14:56:00Z">
                <w:rPr>
                  <w:ins w:id="52" w:author="emilio jose garcia esteban" w:date="2026-05-12T16:56:00Z" w16du:dateUtc="2026-05-12T14:56:00Z"/>
                  <w:rFonts w:eastAsiaTheme="minorEastAsia"/>
                  <w:noProof/>
                  <w:kern w:val="2"/>
                  <w:sz w:val="24"/>
                  <w:szCs w:val="24"/>
                  <w:lang w:eastAsia="es-ES"/>
                  <w14:ligatures w14:val="standardContextual"/>
                </w:rPr>
              </w:rPrChange>
            </w:rPr>
            <w:pPrChange w:id="53" w:author="emilio jose garcia esteban" w:date="2026-05-12T16:56:00Z" w16du:dateUtc="2026-05-12T14:56:00Z">
              <w:pPr>
                <w:pStyle w:val="TDC2"/>
                <w:tabs>
                  <w:tab w:val="left" w:pos="960"/>
                  <w:tab w:val="right" w:leader="dot" w:pos="10456"/>
                </w:tabs>
              </w:pPr>
            </w:pPrChange>
          </w:pPr>
          <w:ins w:id="54" w:author="emilio jose garcia esteban" w:date="2026-05-12T16:56:00Z" w16du:dateUtc="2026-05-12T14:56:00Z">
            <w:r w:rsidRPr="00413EF2">
              <w:rPr>
                <w:rStyle w:val="Hipervnculo"/>
                <w:noProof/>
                <w:color w:val="0070C0"/>
                <w:rPrChange w:id="55" w:author="emilio jose garcia esteban" w:date="2026-05-12T16:56:00Z" w16du:dateUtc="2026-05-12T14:56:00Z">
                  <w:rPr>
                    <w:rStyle w:val="Hipervnculo"/>
                    <w:noProof/>
                  </w:rPr>
                </w:rPrChange>
              </w:rPr>
              <w:fldChar w:fldCharType="begin"/>
            </w:r>
            <w:r w:rsidRPr="00413EF2">
              <w:rPr>
                <w:rStyle w:val="Hipervnculo"/>
                <w:noProof/>
                <w:color w:val="0070C0"/>
                <w:rPrChange w:id="56" w:author="emilio jose garcia esteban" w:date="2026-05-12T16:56:00Z" w16du:dateUtc="2026-05-12T14:56:00Z">
                  <w:rPr>
                    <w:rStyle w:val="Hipervnculo"/>
                    <w:noProof/>
                  </w:rPr>
                </w:rPrChange>
              </w:rPr>
              <w:instrText xml:space="preserve"> </w:instrText>
            </w:r>
            <w:r w:rsidRPr="00413EF2">
              <w:rPr>
                <w:noProof/>
                <w:color w:val="0070C0"/>
                <w:rPrChange w:id="57" w:author="emilio jose garcia esteban" w:date="2026-05-12T16:56:00Z" w16du:dateUtc="2026-05-12T14:56:00Z">
                  <w:rPr>
                    <w:noProof/>
                  </w:rPr>
                </w:rPrChange>
              </w:rPr>
              <w:instrText>HYPERLINK \l "_Toc229497424"</w:instrText>
            </w:r>
            <w:r w:rsidRPr="00413EF2">
              <w:rPr>
                <w:rStyle w:val="Hipervnculo"/>
                <w:noProof/>
                <w:color w:val="0070C0"/>
                <w:rPrChange w:id="58" w:author="emilio jose garcia esteban" w:date="2026-05-12T16:56:00Z" w16du:dateUtc="2026-05-12T14:56:00Z">
                  <w:rPr>
                    <w:rStyle w:val="Hipervnculo"/>
                    <w:noProof/>
                  </w:rPr>
                </w:rPrChange>
              </w:rPr>
              <w:instrText xml:space="preserve"> </w:instrText>
            </w:r>
            <w:r w:rsidRPr="00413EF2">
              <w:rPr>
                <w:rStyle w:val="Hipervnculo"/>
                <w:noProof/>
                <w:color w:val="0070C0"/>
                <w:rPrChange w:id="59" w:author="emilio jose garcia esteban" w:date="2026-05-12T16:56:00Z" w16du:dateUtc="2026-05-12T14:56:00Z">
                  <w:rPr>
                    <w:rStyle w:val="Hipervnculo"/>
                    <w:noProof/>
                  </w:rPr>
                </w:rPrChange>
              </w:rPr>
            </w:r>
            <w:r w:rsidRPr="00413EF2">
              <w:rPr>
                <w:rStyle w:val="Hipervnculo"/>
                <w:noProof/>
                <w:color w:val="0070C0"/>
                <w:rPrChange w:id="60" w:author="emilio jose garcia esteban" w:date="2026-05-12T16:56:00Z" w16du:dateUtc="2026-05-12T14:56:00Z">
                  <w:rPr>
                    <w:rStyle w:val="Hipervnculo"/>
                    <w:noProof/>
                  </w:rPr>
                </w:rPrChange>
              </w:rPr>
              <w:fldChar w:fldCharType="separate"/>
            </w:r>
            <w:r w:rsidRPr="00413EF2">
              <w:rPr>
                <w:rStyle w:val="Hipervnculo"/>
                <w:b/>
                <w:bCs/>
                <w:smallCaps/>
                <w:noProof/>
                <w:color w:val="0070C0"/>
                <w:spacing w:val="5"/>
                <w:rPrChange w:id="61" w:author="emilio jose garcia esteban" w:date="2026-05-12T16:56:00Z" w16du:dateUtc="2026-05-12T14:56:00Z">
                  <w:rPr>
                    <w:rStyle w:val="Hipervnculo"/>
                    <w:b/>
                    <w:bCs/>
                    <w:smallCaps/>
                    <w:noProof/>
                    <w:spacing w:val="5"/>
                  </w:rPr>
                </w:rPrChange>
              </w:rPr>
              <w:t>2.1.</w:t>
            </w:r>
            <w:r w:rsidRPr="00413EF2">
              <w:rPr>
                <w:rFonts w:eastAsiaTheme="minorEastAsia"/>
                <w:noProof/>
                <w:color w:val="0070C0"/>
                <w:kern w:val="2"/>
                <w:sz w:val="24"/>
                <w:szCs w:val="24"/>
                <w:lang w:eastAsia="es-ES"/>
                <w14:ligatures w14:val="standardContextual"/>
                <w:rPrChange w:id="62" w:author="emilio jose garcia esteban" w:date="2026-05-12T16:56:00Z" w16du:dateUtc="2026-05-12T14:56:00Z">
                  <w:rPr>
                    <w:rFonts w:eastAsiaTheme="minorEastAsia"/>
                    <w:noProof/>
                    <w:kern w:val="2"/>
                    <w:sz w:val="24"/>
                    <w:szCs w:val="24"/>
                    <w:lang w:eastAsia="es-ES"/>
                    <w14:ligatures w14:val="standardContextual"/>
                  </w:rPr>
                </w:rPrChange>
              </w:rPr>
              <w:tab/>
            </w:r>
            <w:r w:rsidRPr="00413EF2">
              <w:rPr>
                <w:rStyle w:val="Hipervnculo"/>
                <w:b/>
                <w:bCs/>
                <w:smallCaps/>
                <w:noProof/>
                <w:color w:val="0070C0"/>
                <w:spacing w:val="5"/>
                <w:rPrChange w:id="63" w:author="emilio jose garcia esteban" w:date="2026-05-12T16:56:00Z" w16du:dateUtc="2026-05-12T14:56:00Z">
                  <w:rPr>
                    <w:rStyle w:val="Hipervnculo"/>
                    <w:b/>
                    <w:bCs/>
                    <w:smallCaps/>
                    <w:noProof/>
                    <w:spacing w:val="5"/>
                  </w:rPr>
                </w:rPrChange>
              </w:rPr>
              <w:t>carta de presentación</w:t>
            </w:r>
            <w:r w:rsidRPr="00413EF2">
              <w:rPr>
                <w:noProof/>
                <w:webHidden/>
                <w:color w:val="0070C0"/>
                <w:rPrChange w:id="64" w:author="emilio jose garcia esteban" w:date="2026-05-12T16:56:00Z" w16du:dateUtc="2026-05-12T14:56:00Z">
                  <w:rPr>
                    <w:noProof/>
                    <w:webHidden/>
                  </w:rPr>
                </w:rPrChange>
              </w:rPr>
              <w:tab/>
            </w:r>
            <w:r w:rsidRPr="00413EF2">
              <w:rPr>
                <w:noProof/>
                <w:webHidden/>
                <w:color w:val="0070C0"/>
                <w:rPrChange w:id="65" w:author="emilio jose garcia esteban" w:date="2026-05-12T16:56:00Z" w16du:dateUtc="2026-05-12T14:56:00Z">
                  <w:rPr>
                    <w:noProof/>
                    <w:webHidden/>
                  </w:rPr>
                </w:rPrChange>
              </w:rPr>
              <w:fldChar w:fldCharType="begin"/>
            </w:r>
            <w:r w:rsidRPr="00413EF2">
              <w:rPr>
                <w:noProof/>
                <w:webHidden/>
                <w:color w:val="0070C0"/>
                <w:rPrChange w:id="66" w:author="emilio jose garcia esteban" w:date="2026-05-12T16:56:00Z" w16du:dateUtc="2026-05-12T14:56:00Z">
                  <w:rPr>
                    <w:noProof/>
                    <w:webHidden/>
                  </w:rPr>
                </w:rPrChange>
              </w:rPr>
              <w:instrText xml:space="preserve"> PAGEREF _Toc229497424 \h </w:instrText>
            </w:r>
            <w:r w:rsidRPr="00413EF2">
              <w:rPr>
                <w:noProof/>
                <w:webHidden/>
                <w:color w:val="0070C0"/>
                <w:rPrChange w:id="67" w:author="emilio jose garcia esteban" w:date="2026-05-12T16:56:00Z" w16du:dateUtc="2026-05-12T14:56:00Z">
                  <w:rPr>
                    <w:noProof/>
                    <w:webHidden/>
                  </w:rPr>
                </w:rPrChange>
              </w:rPr>
            </w:r>
            <w:r w:rsidRPr="00413EF2">
              <w:rPr>
                <w:noProof/>
                <w:webHidden/>
                <w:color w:val="0070C0"/>
                <w:rPrChange w:id="68" w:author="emilio jose garcia esteban" w:date="2026-05-12T16:56:00Z" w16du:dateUtc="2026-05-12T14:56:00Z">
                  <w:rPr>
                    <w:noProof/>
                    <w:webHidden/>
                  </w:rPr>
                </w:rPrChange>
              </w:rPr>
              <w:fldChar w:fldCharType="separate"/>
            </w:r>
            <w:r w:rsidRPr="00413EF2">
              <w:rPr>
                <w:noProof/>
                <w:webHidden/>
                <w:color w:val="0070C0"/>
                <w:rPrChange w:id="69" w:author="emilio jose garcia esteban" w:date="2026-05-12T16:56:00Z" w16du:dateUtc="2026-05-12T14:56:00Z">
                  <w:rPr>
                    <w:noProof/>
                    <w:webHidden/>
                  </w:rPr>
                </w:rPrChange>
              </w:rPr>
              <w:t>2</w:t>
            </w:r>
            <w:r w:rsidRPr="00413EF2">
              <w:rPr>
                <w:noProof/>
                <w:webHidden/>
                <w:color w:val="0070C0"/>
                <w:rPrChange w:id="70" w:author="emilio jose garcia esteban" w:date="2026-05-12T16:56:00Z" w16du:dateUtc="2026-05-12T14:56:00Z">
                  <w:rPr>
                    <w:noProof/>
                    <w:webHidden/>
                  </w:rPr>
                </w:rPrChange>
              </w:rPr>
              <w:fldChar w:fldCharType="end"/>
            </w:r>
            <w:r w:rsidRPr="00413EF2">
              <w:rPr>
                <w:rStyle w:val="Hipervnculo"/>
                <w:noProof/>
                <w:color w:val="0070C0"/>
                <w:rPrChange w:id="71" w:author="emilio jose garcia esteban" w:date="2026-05-12T16:56:00Z" w16du:dateUtc="2026-05-12T14:56:00Z">
                  <w:rPr>
                    <w:rStyle w:val="Hipervnculo"/>
                    <w:noProof/>
                  </w:rPr>
                </w:rPrChange>
              </w:rPr>
              <w:fldChar w:fldCharType="end"/>
            </w:r>
          </w:ins>
        </w:p>
        <w:p w14:paraId="1CF4E540" w14:textId="3DA246A5" w:rsidR="00413EF2" w:rsidRPr="00413EF2" w:rsidRDefault="00413EF2" w:rsidP="00413EF2">
          <w:pPr>
            <w:pStyle w:val="TDC2"/>
            <w:tabs>
              <w:tab w:val="left" w:pos="960"/>
              <w:tab w:val="right" w:leader="dot" w:pos="10456"/>
            </w:tabs>
            <w:spacing w:line="600" w:lineRule="auto"/>
            <w:rPr>
              <w:ins w:id="72" w:author="emilio jose garcia esteban" w:date="2026-05-12T16:56:00Z" w16du:dateUtc="2026-05-12T14:56:00Z"/>
              <w:rFonts w:eastAsiaTheme="minorEastAsia"/>
              <w:noProof/>
              <w:color w:val="0070C0"/>
              <w:kern w:val="2"/>
              <w:sz w:val="24"/>
              <w:szCs w:val="24"/>
              <w:lang w:eastAsia="es-ES"/>
              <w14:ligatures w14:val="standardContextual"/>
              <w:rPrChange w:id="73" w:author="emilio jose garcia esteban" w:date="2026-05-12T16:56:00Z" w16du:dateUtc="2026-05-12T14:56:00Z">
                <w:rPr>
                  <w:ins w:id="74" w:author="emilio jose garcia esteban" w:date="2026-05-12T16:56:00Z" w16du:dateUtc="2026-05-12T14:56:00Z"/>
                  <w:rFonts w:eastAsiaTheme="minorEastAsia"/>
                  <w:noProof/>
                  <w:kern w:val="2"/>
                  <w:sz w:val="24"/>
                  <w:szCs w:val="24"/>
                  <w:lang w:eastAsia="es-ES"/>
                  <w14:ligatures w14:val="standardContextual"/>
                </w:rPr>
              </w:rPrChange>
            </w:rPr>
            <w:pPrChange w:id="75" w:author="emilio jose garcia esteban" w:date="2026-05-12T16:56:00Z" w16du:dateUtc="2026-05-12T14:56:00Z">
              <w:pPr>
                <w:pStyle w:val="TDC2"/>
                <w:tabs>
                  <w:tab w:val="left" w:pos="960"/>
                  <w:tab w:val="right" w:leader="dot" w:pos="10456"/>
                </w:tabs>
              </w:pPr>
            </w:pPrChange>
          </w:pPr>
          <w:ins w:id="76" w:author="emilio jose garcia esteban" w:date="2026-05-12T16:56:00Z" w16du:dateUtc="2026-05-12T14:56:00Z">
            <w:r w:rsidRPr="00413EF2">
              <w:rPr>
                <w:rStyle w:val="Hipervnculo"/>
                <w:noProof/>
                <w:color w:val="0070C0"/>
                <w:rPrChange w:id="77" w:author="emilio jose garcia esteban" w:date="2026-05-12T16:56:00Z" w16du:dateUtc="2026-05-12T14:56:00Z">
                  <w:rPr>
                    <w:rStyle w:val="Hipervnculo"/>
                    <w:noProof/>
                  </w:rPr>
                </w:rPrChange>
              </w:rPr>
              <w:fldChar w:fldCharType="begin"/>
            </w:r>
            <w:r w:rsidRPr="00413EF2">
              <w:rPr>
                <w:rStyle w:val="Hipervnculo"/>
                <w:noProof/>
                <w:color w:val="0070C0"/>
                <w:rPrChange w:id="78" w:author="emilio jose garcia esteban" w:date="2026-05-12T16:56:00Z" w16du:dateUtc="2026-05-12T14:56:00Z">
                  <w:rPr>
                    <w:rStyle w:val="Hipervnculo"/>
                    <w:noProof/>
                  </w:rPr>
                </w:rPrChange>
              </w:rPr>
              <w:instrText xml:space="preserve"> </w:instrText>
            </w:r>
            <w:r w:rsidRPr="00413EF2">
              <w:rPr>
                <w:noProof/>
                <w:color w:val="0070C0"/>
                <w:rPrChange w:id="79" w:author="emilio jose garcia esteban" w:date="2026-05-12T16:56:00Z" w16du:dateUtc="2026-05-12T14:56:00Z">
                  <w:rPr>
                    <w:noProof/>
                  </w:rPr>
                </w:rPrChange>
              </w:rPr>
              <w:instrText>HYPERLINK \l "_Toc229497425"</w:instrText>
            </w:r>
            <w:r w:rsidRPr="00413EF2">
              <w:rPr>
                <w:rStyle w:val="Hipervnculo"/>
                <w:noProof/>
                <w:color w:val="0070C0"/>
                <w:rPrChange w:id="80" w:author="emilio jose garcia esteban" w:date="2026-05-12T16:56:00Z" w16du:dateUtc="2026-05-12T14:56:00Z">
                  <w:rPr>
                    <w:rStyle w:val="Hipervnculo"/>
                    <w:noProof/>
                  </w:rPr>
                </w:rPrChange>
              </w:rPr>
              <w:instrText xml:space="preserve"> </w:instrText>
            </w:r>
            <w:r w:rsidRPr="00413EF2">
              <w:rPr>
                <w:rStyle w:val="Hipervnculo"/>
                <w:noProof/>
                <w:color w:val="0070C0"/>
                <w:rPrChange w:id="81" w:author="emilio jose garcia esteban" w:date="2026-05-12T16:56:00Z" w16du:dateUtc="2026-05-12T14:56:00Z">
                  <w:rPr>
                    <w:rStyle w:val="Hipervnculo"/>
                    <w:noProof/>
                  </w:rPr>
                </w:rPrChange>
              </w:rPr>
            </w:r>
            <w:r w:rsidRPr="00413EF2">
              <w:rPr>
                <w:rStyle w:val="Hipervnculo"/>
                <w:noProof/>
                <w:color w:val="0070C0"/>
                <w:rPrChange w:id="82" w:author="emilio jose garcia esteban" w:date="2026-05-12T16:56:00Z" w16du:dateUtc="2026-05-12T14:56:00Z">
                  <w:rPr>
                    <w:rStyle w:val="Hipervnculo"/>
                    <w:noProof/>
                  </w:rPr>
                </w:rPrChange>
              </w:rPr>
              <w:fldChar w:fldCharType="separate"/>
            </w:r>
            <w:r w:rsidRPr="00413EF2">
              <w:rPr>
                <w:rStyle w:val="Hipervnculo"/>
                <w:b/>
                <w:bCs/>
                <w:smallCaps/>
                <w:noProof/>
                <w:color w:val="0070C0"/>
                <w:spacing w:val="5"/>
                <w:rPrChange w:id="83" w:author="emilio jose garcia esteban" w:date="2026-05-12T16:56:00Z" w16du:dateUtc="2026-05-12T14:56:00Z">
                  <w:rPr>
                    <w:rStyle w:val="Hipervnculo"/>
                    <w:b/>
                    <w:bCs/>
                    <w:smallCaps/>
                    <w:noProof/>
                    <w:spacing w:val="5"/>
                  </w:rPr>
                </w:rPrChange>
              </w:rPr>
              <w:t>2.2.</w:t>
            </w:r>
            <w:r w:rsidRPr="00413EF2">
              <w:rPr>
                <w:rFonts w:eastAsiaTheme="minorEastAsia"/>
                <w:noProof/>
                <w:color w:val="0070C0"/>
                <w:kern w:val="2"/>
                <w:sz w:val="24"/>
                <w:szCs w:val="24"/>
                <w:lang w:eastAsia="es-ES"/>
                <w14:ligatures w14:val="standardContextual"/>
                <w:rPrChange w:id="84" w:author="emilio jose garcia esteban" w:date="2026-05-12T16:56:00Z" w16du:dateUtc="2026-05-12T14:56:00Z">
                  <w:rPr>
                    <w:rFonts w:eastAsiaTheme="minorEastAsia"/>
                    <w:noProof/>
                    <w:kern w:val="2"/>
                    <w:sz w:val="24"/>
                    <w:szCs w:val="24"/>
                    <w:lang w:eastAsia="es-ES"/>
                    <w14:ligatures w14:val="standardContextual"/>
                  </w:rPr>
                </w:rPrChange>
              </w:rPr>
              <w:tab/>
            </w:r>
            <w:r w:rsidRPr="00413EF2">
              <w:rPr>
                <w:rStyle w:val="Hipervnculo"/>
                <w:b/>
                <w:bCs/>
                <w:smallCaps/>
                <w:noProof/>
                <w:color w:val="0070C0"/>
                <w:spacing w:val="5"/>
                <w:rPrChange w:id="85" w:author="emilio jose garcia esteban" w:date="2026-05-12T16:56:00Z" w16du:dateUtc="2026-05-12T14:56:00Z">
                  <w:rPr>
                    <w:rStyle w:val="Hipervnculo"/>
                    <w:b/>
                    <w:bCs/>
                    <w:smallCaps/>
                    <w:noProof/>
                    <w:spacing w:val="5"/>
                  </w:rPr>
                </w:rPrChange>
              </w:rPr>
              <w:t>currículum vitae (cronológico inverso)</w:t>
            </w:r>
            <w:r w:rsidRPr="00413EF2">
              <w:rPr>
                <w:noProof/>
                <w:webHidden/>
                <w:color w:val="0070C0"/>
                <w:rPrChange w:id="86" w:author="emilio jose garcia esteban" w:date="2026-05-12T16:56:00Z" w16du:dateUtc="2026-05-12T14:56:00Z">
                  <w:rPr>
                    <w:noProof/>
                    <w:webHidden/>
                  </w:rPr>
                </w:rPrChange>
              </w:rPr>
              <w:tab/>
            </w:r>
            <w:r w:rsidRPr="00413EF2">
              <w:rPr>
                <w:noProof/>
                <w:webHidden/>
                <w:color w:val="0070C0"/>
                <w:rPrChange w:id="87" w:author="emilio jose garcia esteban" w:date="2026-05-12T16:56:00Z" w16du:dateUtc="2026-05-12T14:56:00Z">
                  <w:rPr>
                    <w:noProof/>
                    <w:webHidden/>
                  </w:rPr>
                </w:rPrChange>
              </w:rPr>
              <w:fldChar w:fldCharType="begin"/>
            </w:r>
            <w:r w:rsidRPr="00413EF2">
              <w:rPr>
                <w:noProof/>
                <w:webHidden/>
                <w:color w:val="0070C0"/>
                <w:rPrChange w:id="88" w:author="emilio jose garcia esteban" w:date="2026-05-12T16:56:00Z" w16du:dateUtc="2026-05-12T14:56:00Z">
                  <w:rPr>
                    <w:noProof/>
                    <w:webHidden/>
                  </w:rPr>
                </w:rPrChange>
              </w:rPr>
              <w:instrText xml:space="preserve"> PAGEREF _Toc229497425 \h </w:instrText>
            </w:r>
            <w:r w:rsidRPr="00413EF2">
              <w:rPr>
                <w:noProof/>
                <w:webHidden/>
                <w:color w:val="0070C0"/>
                <w:rPrChange w:id="89" w:author="emilio jose garcia esteban" w:date="2026-05-12T16:56:00Z" w16du:dateUtc="2026-05-12T14:56:00Z">
                  <w:rPr>
                    <w:noProof/>
                    <w:webHidden/>
                  </w:rPr>
                </w:rPrChange>
              </w:rPr>
            </w:r>
            <w:r w:rsidRPr="00413EF2">
              <w:rPr>
                <w:noProof/>
                <w:webHidden/>
                <w:color w:val="0070C0"/>
                <w:rPrChange w:id="90" w:author="emilio jose garcia esteban" w:date="2026-05-12T16:56:00Z" w16du:dateUtc="2026-05-12T14:56:00Z">
                  <w:rPr>
                    <w:noProof/>
                    <w:webHidden/>
                  </w:rPr>
                </w:rPrChange>
              </w:rPr>
              <w:fldChar w:fldCharType="separate"/>
            </w:r>
            <w:r w:rsidRPr="00413EF2">
              <w:rPr>
                <w:noProof/>
                <w:webHidden/>
                <w:color w:val="0070C0"/>
                <w:rPrChange w:id="91" w:author="emilio jose garcia esteban" w:date="2026-05-12T16:56:00Z" w16du:dateUtc="2026-05-12T14:56:00Z">
                  <w:rPr>
                    <w:noProof/>
                    <w:webHidden/>
                  </w:rPr>
                </w:rPrChange>
              </w:rPr>
              <w:t>2</w:t>
            </w:r>
            <w:r w:rsidRPr="00413EF2">
              <w:rPr>
                <w:noProof/>
                <w:webHidden/>
                <w:color w:val="0070C0"/>
                <w:rPrChange w:id="92" w:author="emilio jose garcia esteban" w:date="2026-05-12T16:56:00Z" w16du:dateUtc="2026-05-12T14:56:00Z">
                  <w:rPr>
                    <w:noProof/>
                    <w:webHidden/>
                  </w:rPr>
                </w:rPrChange>
              </w:rPr>
              <w:fldChar w:fldCharType="end"/>
            </w:r>
            <w:r w:rsidRPr="00413EF2">
              <w:rPr>
                <w:rStyle w:val="Hipervnculo"/>
                <w:noProof/>
                <w:color w:val="0070C0"/>
                <w:rPrChange w:id="93" w:author="emilio jose garcia esteban" w:date="2026-05-12T16:56:00Z" w16du:dateUtc="2026-05-12T14:56:00Z">
                  <w:rPr>
                    <w:rStyle w:val="Hipervnculo"/>
                    <w:noProof/>
                  </w:rPr>
                </w:rPrChange>
              </w:rPr>
              <w:fldChar w:fldCharType="end"/>
            </w:r>
          </w:ins>
        </w:p>
        <w:p w14:paraId="7A0B7A00" w14:textId="74C34978" w:rsidR="00413EF2" w:rsidRPr="00413EF2" w:rsidRDefault="00413EF2" w:rsidP="00413EF2">
          <w:pPr>
            <w:pStyle w:val="TDC2"/>
            <w:tabs>
              <w:tab w:val="left" w:pos="960"/>
              <w:tab w:val="right" w:leader="dot" w:pos="10456"/>
            </w:tabs>
            <w:spacing w:line="600" w:lineRule="auto"/>
            <w:rPr>
              <w:ins w:id="94" w:author="emilio jose garcia esteban" w:date="2026-05-12T16:56:00Z" w16du:dateUtc="2026-05-12T14:56:00Z"/>
              <w:rFonts w:eastAsiaTheme="minorEastAsia"/>
              <w:noProof/>
              <w:color w:val="0070C0"/>
              <w:kern w:val="2"/>
              <w:sz w:val="24"/>
              <w:szCs w:val="24"/>
              <w:lang w:eastAsia="es-ES"/>
              <w14:ligatures w14:val="standardContextual"/>
              <w:rPrChange w:id="95" w:author="emilio jose garcia esteban" w:date="2026-05-12T16:56:00Z" w16du:dateUtc="2026-05-12T14:56:00Z">
                <w:rPr>
                  <w:ins w:id="96" w:author="emilio jose garcia esteban" w:date="2026-05-12T16:56:00Z" w16du:dateUtc="2026-05-12T14:56:00Z"/>
                  <w:rFonts w:eastAsiaTheme="minorEastAsia"/>
                  <w:noProof/>
                  <w:kern w:val="2"/>
                  <w:sz w:val="24"/>
                  <w:szCs w:val="24"/>
                  <w:lang w:eastAsia="es-ES"/>
                  <w14:ligatures w14:val="standardContextual"/>
                </w:rPr>
              </w:rPrChange>
            </w:rPr>
            <w:pPrChange w:id="97" w:author="emilio jose garcia esteban" w:date="2026-05-12T16:56:00Z" w16du:dateUtc="2026-05-12T14:56:00Z">
              <w:pPr>
                <w:pStyle w:val="TDC2"/>
                <w:tabs>
                  <w:tab w:val="left" w:pos="960"/>
                  <w:tab w:val="right" w:leader="dot" w:pos="10456"/>
                </w:tabs>
              </w:pPr>
            </w:pPrChange>
          </w:pPr>
          <w:ins w:id="98" w:author="emilio jose garcia esteban" w:date="2026-05-12T16:56:00Z" w16du:dateUtc="2026-05-12T14:56:00Z">
            <w:r w:rsidRPr="00413EF2">
              <w:rPr>
                <w:rStyle w:val="Hipervnculo"/>
                <w:noProof/>
                <w:color w:val="0070C0"/>
                <w:rPrChange w:id="99" w:author="emilio jose garcia esteban" w:date="2026-05-12T16:56:00Z" w16du:dateUtc="2026-05-12T14:56:00Z">
                  <w:rPr>
                    <w:rStyle w:val="Hipervnculo"/>
                    <w:noProof/>
                  </w:rPr>
                </w:rPrChange>
              </w:rPr>
              <w:fldChar w:fldCharType="begin"/>
            </w:r>
            <w:r w:rsidRPr="00413EF2">
              <w:rPr>
                <w:rStyle w:val="Hipervnculo"/>
                <w:noProof/>
                <w:color w:val="0070C0"/>
                <w:rPrChange w:id="100" w:author="emilio jose garcia esteban" w:date="2026-05-12T16:56:00Z" w16du:dateUtc="2026-05-12T14:56:00Z">
                  <w:rPr>
                    <w:rStyle w:val="Hipervnculo"/>
                    <w:noProof/>
                  </w:rPr>
                </w:rPrChange>
              </w:rPr>
              <w:instrText xml:space="preserve"> </w:instrText>
            </w:r>
            <w:r w:rsidRPr="00413EF2">
              <w:rPr>
                <w:noProof/>
                <w:color w:val="0070C0"/>
                <w:rPrChange w:id="101" w:author="emilio jose garcia esteban" w:date="2026-05-12T16:56:00Z" w16du:dateUtc="2026-05-12T14:56:00Z">
                  <w:rPr>
                    <w:noProof/>
                  </w:rPr>
                </w:rPrChange>
              </w:rPr>
              <w:instrText>HYPERLINK \l "_Toc229497426"</w:instrText>
            </w:r>
            <w:r w:rsidRPr="00413EF2">
              <w:rPr>
                <w:rStyle w:val="Hipervnculo"/>
                <w:noProof/>
                <w:color w:val="0070C0"/>
                <w:rPrChange w:id="102" w:author="emilio jose garcia esteban" w:date="2026-05-12T16:56:00Z" w16du:dateUtc="2026-05-12T14:56:00Z">
                  <w:rPr>
                    <w:rStyle w:val="Hipervnculo"/>
                    <w:noProof/>
                  </w:rPr>
                </w:rPrChange>
              </w:rPr>
              <w:instrText xml:space="preserve"> </w:instrText>
            </w:r>
            <w:r w:rsidRPr="00413EF2">
              <w:rPr>
                <w:rStyle w:val="Hipervnculo"/>
                <w:noProof/>
                <w:color w:val="0070C0"/>
                <w:rPrChange w:id="103" w:author="emilio jose garcia esteban" w:date="2026-05-12T16:56:00Z" w16du:dateUtc="2026-05-12T14:56:00Z">
                  <w:rPr>
                    <w:rStyle w:val="Hipervnculo"/>
                    <w:noProof/>
                  </w:rPr>
                </w:rPrChange>
              </w:rPr>
            </w:r>
            <w:r w:rsidRPr="00413EF2">
              <w:rPr>
                <w:rStyle w:val="Hipervnculo"/>
                <w:noProof/>
                <w:color w:val="0070C0"/>
                <w:rPrChange w:id="104" w:author="emilio jose garcia esteban" w:date="2026-05-12T16:56:00Z" w16du:dateUtc="2026-05-12T14:56:00Z">
                  <w:rPr>
                    <w:rStyle w:val="Hipervnculo"/>
                    <w:noProof/>
                  </w:rPr>
                </w:rPrChange>
              </w:rPr>
              <w:fldChar w:fldCharType="separate"/>
            </w:r>
            <w:r w:rsidRPr="00413EF2">
              <w:rPr>
                <w:rStyle w:val="Hipervnculo"/>
                <w:b/>
                <w:bCs/>
                <w:smallCaps/>
                <w:noProof/>
                <w:color w:val="0070C0"/>
                <w:spacing w:val="5"/>
                <w:rPrChange w:id="105" w:author="emilio jose garcia esteban" w:date="2026-05-12T16:56:00Z" w16du:dateUtc="2026-05-12T14:56:00Z">
                  <w:rPr>
                    <w:rStyle w:val="Hipervnculo"/>
                    <w:b/>
                    <w:bCs/>
                    <w:smallCaps/>
                    <w:noProof/>
                    <w:spacing w:val="5"/>
                  </w:rPr>
                </w:rPrChange>
              </w:rPr>
              <w:t>2.3.</w:t>
            </w:r>
            <w:r w:rsidRPr="00413EF2">
              <w:rPr>
                <w:rFonts w:eastAsiaTheme="minorEastAsia"/>
                <w:noProof/>
                <w:color w:val="0070C0"/>
                <w:kern w:val="2"/>
                <w:sz w:val="24"/>
                <w:szCs w:val="24"/>
                <w:lang w:eastAsia="es-ES"/>
                <w14:ligatures w14:val="standardContextual"/>
                <w:rPrChange w:id="106" w:author="emilio jose garcia esteban" w:date="2026-05-12T16:56:00Z" w16du:dateUtc="2026-05-12T14:56:00Z">
                  <w:rPr>
                    <w:rFonts w:eastAsiaTheme="minorEastAsia"/>
                    <w:noProof/>
                    <w:kern w:val="2"/>
                    <w:sz w:val="24"/>
                    <w:szCs w:val="24"/>
                    <w:lang w:eastAsia="es-ES"/>
                    <w14:ligatures w14:val="standardContextual"/>
                  </w:rPr>
                </w:rPrChange>
              </w:rPr>
              <w:tab/>
            </w:r>
            <w:r w:rsidRPr="00413EF2">
              <w:rPr>
                <w:rStyle w:val="Hipervnculo"/>
                <w:b/>
                <w:bCs/>
                <w:smallCaps/>
                <w:noProof/>
                <w:color w:val="0070C0"/>
                <w:spacing w:val="5"/>
                <w:rPrChange w:id="107" w:author="emilio jose garcia esteban" w:date="2026-05-12T16:56:00Z" w16du:dateUtc="2026-05-12T14:56:00Z">
                  <w:rPr>
                    <w:rStyle w:val="Hipervnculo"/>
                    <w:b/>
                    <w:bCs/>
                    <w:smallCaps/>
                    <w:noProof/>
                    <w:spacing w:val="5"/>
                  </w:rPr>
                </w:rPrChange>
              </w:rPr>
              <w:t>autocandidatura</w:t>
            </w:r>
            <w:r w:rsidRPr="00413EF2">
              <w:rPr>
                <w:noProof/>
                <w:webHidden/>
                <w:color w:val="0070C0"/>
                <w:rPrChange w:id="108" w:author="emilio jose garcia esteban" w:date="2026-05-12T16:56:00Z" w16du:dateUtc="2026-05-12T14:56:00Z">
                  <w:rPr>
                    <w:noProof/>
                    <w:webHidden/>
                  </w:rPr>
                </w:rPrChange>
              </w:rPr>
              <w:tab/>
            </w:r>
            <w:r w:rsidRPr="00413EF2">
              <w:rPr>
                <w:noProof/>
                <w:webHidden/>
                <w:color w:val="0070C0"/>
                <w:rPrChange w:id="109" w:author="emilio jose garcia esteban" w:date="2026-05-12T16:56:00Z" w16du:dateUtc="2026-05-12T14:56:00Z">
                  <w:rPr>
                    <w:noProof/>
                    <w:webHidden/>
                  </w:rPr>
                </w:rPrChange>
              </w:rPr>
              <w:fldChar w:fldCharType="begin"/>
            </w:r>
            <w:r w:rsidRPr="00413EF2">
              <w:rPr>
                <w:noProof/>
                <w:webHidden/>
                <w:color w:val="0070C0"/>
                <w:rPrChange w:id="110" w:author="emilio jose garcia esteban" w:date="2026-05-12T16:56:00Z" w16du:dateUtc="2026-05-12T14:56:00Z">
                  <w:rPr>
                    <w:noProof/>
                    <w:webHidden/>
                  </w:rPr>
                </w:rPrChange>
              </w:rPr>
              <w:instrText xml:space="preserve"> PAGEREF _Toc229497426 \h </w:instrText>
            </w:r>
            <w:r w:rsidRPr="00413EF2">
              <w:rPr>
                <w:noProof/>
                <w:webHidden/>
                <w:color w:val="0070C0"/>
                <w:rPrChange w:id="111" w:author="emilio jose garcia esteban" w:date="2026-05-12T16:56:00Z" w16du:dateUtc="2026-05-12T14:56:00Z">
                  <w:rPr>
                    <w:noProof/>
                    <w:webHidden/>
                  </w:rPr>
                </w:rPrChange>
              </w:rPr>
            </w:r>
            <w:r w:rsidRPr="00413EF2">
              <w:rPr>
                <w:noProof/>
                <w:webHidden/>
                <w:color w:val="0070C0"/>
                <w:rPrChange w:id="112" w:author="emilio jose garcia esteban" w:date="2026-05-12T16:56:00Z" w16du:dateUtc="2026-05-12T14:56:00Z">
                  <w:rPr>
                    <w:noProof/>
                    <w:webHidden/>
                  </w:rPr>
                </w:rPrChange>
              </w:rPr>
              <w:fldChar w:fldCharType="separate"/>
            </w:r>
            <w:r w:rsidRPr="00413EF2">
              <w:rPr>
                <w:noProof/>
                <w:webHidden/>
                <w:color w:val="0070C0"/>
                <w:rPrChange w:id="113" w:author="emilio jose garcia esteban" w:date="2026-05-12T16:56:00Z" w16du:dateUtc="2026-05-12T14:56:00Z">
                  <w:rPr>
                    <w:noProof/>
                    <w:webHidden/>
                  </w:rPr>
                </w:rPrChange>
              </w:rPr>
              <w:t>3</w:t>
            </w:r>
            <w:r w:rsidRPr="00413EF2">
              <w:rPr>
                <w:noProof/>
                <w:webHidden/>
                <w:color w:val="0070C0"/>
                <w:rPrChange w:id="114" w:author="emilio jose garcia esteban" w:date="2026-05-12T16:56:00Z" w16du:dateUtc="2026-05-12T14:56:00Z">
                  <w:rPr>
                    <w:noProof/>
                    <w:webHidden/>
                  </w:rPr>
                </w:rPrChange>
              </w:rPr>
              <w:fldChar w:fldCharType="end"/>
            </w:r>
            <w:r w:rsidRPr="00413EF2">
              <w:rPr>
                <w:rStyle w:val="Hipervnculo"/>
                <w:noProof/>
                <w:color w:val="0070C0"/>
                <w:rPrChange w:id="115" w:author="emilio jose garcia esteban" w:date="2026-05-12T16:56:00Z" w16du:dateUtc="2026-05-12T14:56:00Z">
                  <w:rPr>
                    <w:rStyle w:val="Hipervnculo"/>
                    <w:noProof/>
                  </w:rPr>
                </w:rPrChange>
              </w:rPr>
              <w:fldChar w:fldCharType="end"/>
            </w:r>
          </w:ins>
        </w:p>
        <w:p w14:paraId="25544338" w14:textId="5C27CF0D" w:rsidR="00413EF2" w:rsidRPr="00413EF2" w:rsidRDefault="00413EF2" w:rsidP="00413EF2">
          <w:pPr>
            <w:pStyle w:val="TDC1"/>
            <w:tabs>
              <w:tab w:val="left" w:pos="480"/>
              <w:tab w:val="right" w:leader="dot" w:pos="10456"/>
            </w:tabs>
            <w:spacing w:line="600" w:lineRule="auto"/>
            <w:rPr>
              <w:ins w:id="116" w:author="emilio jose garcia esteban" w:date="2026-05-12T16:56:00Z" w16du:dateUtc="2026-05-12T14:56:00Z"/>
              <w:rFonts w:eastAsiaTheme="minorEastAsia"/>
              <w:noProof/>
              <w:color w:val="0070C0"/>
              <w:kern w:val="2"/>
              <w:sz w:val="24"/>
              <w:szCs w:val="24"/>
              <w:lang w:eastAsia="es-ES"/>
              <w14:ligatures w14:val="standardContextual"/>
              <w:rPrChange w:id="117" w:author="emilio jose garcia esteban" w:date="2026-05-12T16:56:00Z" w16du:dateUtc="2026-05-12T14:56:00Z">
                <w:rPr>
                  <w:ins w:id="118" w:author="emilio jose garcia esteban" w:date="2026-05-12T16:56:00Z" w16du:dateUtc="2026-05-12T14:56:00Z"/>
                  <w:rFonts w:eastAsiaTheme="minorEastAsia"/>
                  <w:noProof/>
                  <w:kern w:val="2"/>
                  <w:sz w:val="24"/>
                  <w:szCs w:val="24"/>
                  <w:lang w:eastAsia="es-ES"/>
                  <w14:ligatures w14:val="standardContextual"/>
                </w:rPr>
              </w:rPrChange>
            </w:rPr>
            <w:pPrChange w:id="119" w:author="emilio jose garcia esteban" w:date="2026-05-12T16:56:00Z" w16du:dateUtc="2026-05-12T14:56:00Z">
              <w:pPr>
                <w:pStyle w:val="TDC1"/>
                <w:tabs>
                  <w:tab w:val="left" w:pos="480"/>
                  <w:tab w:val="right" w:leader="dot" w:pos="10456"/>
                </w:tabs>
              </w:pPr>
            </w:pPrChange>
          </w:pPr>
          <w:ins w:id="120" w:author="emilio jose garcia esteban" w:date="2026-05-12T16:56:00Z" w16du:dateUtc="2026-05-12T14:56:00Z">
            <w:r w:rsidRPr="00413EF2">
              <w:rPr>
                <w:rStyle w:val="Hipervnculo"/>
                <w:noProof/>
                <w:color w:val="0070C0"/>
                <w:rPrChange w:id="121" w:author="emilio jose garcia esteban" w:date="2026-05-12T16:56:00Z" w16du:dateUtc="2026-05-12T14:56:00Z">
                  <w:rPr>
                    <w:rStyle w:val="Hipervnculo"/>
                    <w:noProof/>
                  </w:rPr>
                </w:rPrChange>
              </w:rPr>
              <w:fldChar w:fldCharType="begin"/>
            </w:r>
            <w:r w:rsidRPr="00413EF2">
              <w:rPr>
                <w:rStyle w:val="Hipervnculo"/>
                <w:noProof/>
                <w:color w:val="0070C0"/>
                <w:rPrChange w:id="122" w:author="emilio jose garcia esteban" w:date="2026-05-12T16:56:00Z" w16du:dateUtc="2026-05-12T14:56:00Z">
                  <w:rPr>
                    <w:rStyle w:val="Hipervnculo"/>
                    <w:noProof/>
                  </w:rPr>
                </w:rPrChange>
              </w:rPr>
              <w:instrText xml:space="preserve"> </w:instrText>
            </w:r>
            <w:r w:rsidRPr="00413EF2">
              <w:rPr>
                <w:noProof/>
                <w:color w:val="0070C0"/>
                <w:rPrChange w:id="123" w:author="emilio jose garcia esteban" w:date="2026-05-12T16:56:00Z" w16du:dateUtc="2026-05-12T14:56:00Z">
                  <w:rPr>
                    <w:noProof/>
                  </w:rPr>
                </w:rPrChange>
              </w:rPr>
              <w:instrText>HYPERLINK \l "_Toc229497427"</w:instrText>
            </w:r>
            <w:r w:rsidRPr="00413EF2">
              <w:rPr>
                <w:rStyle w:val="Hipervnculo"/>
                <w:noProof/>
                <w:color w:val="0070C0"/>
                <w:rPrChange w:id="124" w:author="emilio jose garcia esteban" w:date="2026-05-12T16:56:00Z" w16du:dateUtc="2026-05-12T14:56:00Z">
                  <w:rPr>
                    <w:rStyle w:val="Hipervnculo"/>
                    <w:noProof/>
                  </w:rPr>
                </w:rPrChange>
              </w:rPr>
              <w:instrText xml:space="preserve"> </w:instrText>
            </w:r>
            <w:r w:rsidRPr="00413EF2">
              <w:rPr>
                <w:rStyle w:val="Hipervnculo"/>
                <w:noProof/>
                <w:color w:val="0070C0"/>
                <w:rPrChange w:id="125" w:author="emilio jose garcia esteban" w:date="2026-05-12T16:56:00Z" w16du:dateUtc="2026-05-12T14:56:00Z">
                  <w:rPr>
                    <w:rStyle w:val="Hipervnculo"/>
                    <w:noProof/>
                  </w:rPr>
                </w:rPrChange>
              </w:rPr>
            </w:r>
            <w:r w:rsidRPr="00413EF2">
              <w:rPr>
                <w:rStyle w:val="Hipervnculo"/>
                <w:noProof/>
                <w:color w:val="0070C0"/>
                <w:rPrChange w:id="126" w:author="emilio jose garcia esteban" w:date="2026-05-12T16:56:00Z" w16du:dateUtc="2026-05-12T14:56:00Z">
                  <w:rPr>
                    <w:rStyle w:val="Hipervnculo"/>
                    <w:noProof/>
                  </w:rPr>
                </w:rPrChange>
              </w:rPr>
              <w:fldChar w:fldCharType="separate"/>
            </w:r>
            <w:r w:rsidRPr="00413EF2">
              <w:rPr>
                <w:rStyle w:val="Hipervnculo"/>
                <w:b/>
                <w:bCs/>
                <w:smallCaps/>
                <w:noProof/>
                <w:color w:val="0070C0"/>
                <w:spacing w:val="5"/>
                <w:rPrChange w:id="127" w:author="emilio jose garcia esteban" w:date="2026-05-12T16:56:00Z" w16du:dateUtc="2026-05-12T14:56:00Z">
                  <w:rPr>
                    <w:rStyle w:val="Hipervnculo"/>
                    <w:b/>
                    <w:bCs/>
                    <w:smallCaps/>
                    <w:noProof/>
                    <w:spacing w:val="5"/>
                  </w:rPr>
                </w:rPrChange>
              </w:rPr>
              <w:t>3.</w:t>
            </w:r>
            <w:r w:rsidRPr="00413EF2">
              <w:rPr>
                <w:rFonts w:eastAsiaTheme="minorEastAsia"/>
                <w:noProof/>
                <w:color w:val="0070C0"/>
                <w:kern w:val="2"/>
                <w:sz w:val="24"/>
                <w:szCs w:val="24"/>
                <w:lang w:eastAsia="es-ES"/>
                <w14:ligatures w14:val="standardContextual"/>
                <w:rPrChange w:id="128" w:author="emilio jose garcia esteban" w:date="2026-05-12T16:56:00Z" w16du:dateUtc="2026-05-12T14:56:00Z">
                  <w:rPr>
                    <w:rFonts w:eastAsiaTheme="minorEastAsia"/>
                    <w:noProof/>
                    <w:kern w:val="2"/>
                    <w:sz w:val="24"/>
                    <w:szCs w:val="24"/>
                    <w:lang w:eastAsia="es-ES"/>
                    <w14:ligatures w14:val="standardContextual"/>
                  </w:rPr>
                </w:rPrChange>
              </w:rPr>
              <w:tab/>
            </w:r>
            <w:r w:rsidRPr="00413EF2">
              <w:rPr>
                <w:rStyle w:val="Hipervnculo"/>
                <w:b/>
                <w:bCs/>
                <w:smallCaps/>
                <w:noProof/>
                <w:color w:val="0070C0"/>
                <w:spacing w:val="5"/>
                <w:rPrChange w:id="129" w:author="emilio jose garcia esteban" w:date="2026-05-12T16:56:00Z" w16du:dateUtc="2026-05-12T14:56:00Z">
                  <w:rPr>
                    <w:rStyle w:val="Hipervnculo"/>
                    <w:b/>
                    <w:bCs/>
                    <w:smallCaps/>
                    <w:noProof/>
                    <w:spacing w:val="5"/>
                  </w:rPr>
                </w:rPrChange>
              </w:rPr>
              <w:t>actividad 3</w:t>
            </w:r>
            <w:r w:rsidRPr="00413EF2">
              <w:rPr>
                <w:noProof/>
                <w:webHidden/>
                <w:color w:val="0070C0"/>
                <w:rPrChange w:id="130" w:author="emilio jose garcia esteban" w:date="2026-05-12T16:56:00Z" w16du:dateUtc="2026-05-12T14:56:00Z">
                  <w:rPr>
                    <w:noProof/>
                    <w:webHidden/>
                  </w:rPr>
                </w:rPrChange>
              </w:rPr>
              <w:tab/>
            </w:r>
            <w:r w:rsidRPr="00413EF2">
              <w:rPr>
                <w:noProof/>
                <w:webHidden/>
                <w:color w:val="0070C0"/>
                <w:rPrChange w:id="131" w:author="emilio jose garcia esteban" w:date="2026-05-12T16:56:00Z" w16du:dateUtc="2026-05-12T14:56:00Z">
                  <w:rPr>
                    <w:noProof/>
                    <w:webHidden/>
                  </w:rPr>
                </w:rPrChange>
              </w:rPr>
              <w:fldChar w:fldCharType="begin"/>
            </w:r>
            <w:r w:rsidRPr="00413EF2">
              <w:rPr>
                <w:noProof/>
                <w:webHidden/>
                <w:color w:val="0070C0"/>
                <w:rPrChange w:id="132" w:author="emilio jose garcia esteban" w:date="2026-05-12T16:56:00Z" w16du:dateUtc="2026-05-12T14:56:00Z">
                  <w:rPr>
                    <w:noProof/>
                    <w:webHidden/>
                  </w:rPr>
                </w:rPrChange>
              </w:rPr>
              <w:instrText xml:space="preserve"> PAGEREF _Toc229497427 \h </w:instrText>
            </w:r>
            <w:r w:rsidRPr="00413EF2">
              <w:rPr>
                <w:noProof/>
                <w:webHidden/>
                <w:color w:val="0070C0"/>
                <w:rPrChange w:id="133" w:author="emilio jose garcia esteban" w:date="2026-05-12T16:56:00Z" w16du:dateUtc="2026-05-12T14:56:00Z">
                  <w:rPr>
                    <w:noProof/>
                    <w:webHidden/>
                  </w:rPr>
                </w:rPrChange>
              </w:rPr>
            </w:r>
            <w:r w:rsidRPr="00413EF2">
              <w:rPr>
                <w:noProof/>
                <w:webHidden/>
                <w:color w:val="0070C0"/>
                <w:rPrChange w:id="134" w:author="emilio jose garcia esteban" w:date="2026-05-12T16:56:00Z" w16du:dateUtc="2026-05-12T14:56:00Z">
                  <w:rPr>
                    <w:noProof/>
                    <w:webHidden/>
                  </w:rPr>
                </w:rPrChange>
              </w:rPr>
              <w:fldChar w:fldCharType="separate"/>
            </w:r>
            <w:r w:rsidRPr="00413EF2">
              <w:rPr>
                <w:noProof/>
                <w:webHidden/>
                <w:color w:val="0070C0"/>
                <w:rPrChange w:id="135" w:author="emilio jose garcia esteban" w:date="2026-05-12T16:56:00Z" w16du:dateUtc="2026-05-12T14:56:00Z">
                  <w:rPr>
                    <w:noProof/>
                    <w:webHidden/>
                  </w:rPr>
                </w:rPrChange>
              </w:rPr>
              <w:t>3</w:t>
            </w:r>
            <w:r w:rsidRPr="00413EF2">
              <w:rPr>
                <w:noProof/>
                <w:webHidden/>
                <w:color w:val="0070C0"/>
                <w:rPrChange w:id="136" w:author="emilio jose garcia esteban" w:date="2026-05-12T16:56:00Z" w16du:dateUtc="2026-05-12T14:56:00Z">
                  <w:rPr>
                    <w:noProof/>
                    <w:webHidden/>
                  </w:rPr>
                </w:rPrChange>
              </w:rPr>
              <w:fldChar w:fldCharType="end"/>
            </w:r>
            <w:r w:rsidRPr="00413EF2">
              <w:rPr>
                <w:rStyle w:val="Hipervnculo"/>
                <w:noProof/>
                <w:color w:val="0070C0"/>
                <w:rPrChange w:id="137" w:author="emilio jose garcia esteban" w:date="2026-05-12T16:56:00Z" w16du:dateUtc="2026-05-12T14:56:00Z">
                  <w:rPr>
                    <w:rStyle w:val="Hipervnculo"/>
                    <w:noProof/>
                  </w:rPr>
                </w:rPrChange>
              </w:rPr>
              <w:fldChar w:fldCharType="end"/>
            </w:r>
          </w:ins>
        </w:p>
        <w:p w14:paraId="2CA38081" w14:textId="5226FCC1" w:rsidR="00413EF2" w:rsidRPr="00413EF2" w:rsidRDefault="00413EF2" w:rsidP="00413EF2">
          <w:pPr>
            <w:pStyle w:val="TDC1"/>
            <w:tabs>
              <w:tab w:val="left" w:pos="480"/>
              <w:tab w:val="right" w:leader="dot" w:pos="10456"/>
            </w:tabs>
            <w:spacing w:line="600" w:lineRule="auto"/>
            <w:rPr>
              <w:ins w:id="138" w:author="emilio jose garcia esteban" w:date="2026-05-12T16:56:00Z" w16du:dateUtc="2026-05-12T14:56:00Z"/>
              <w:rFonts w:eastAsiaTheme="minorEastAsia"/>
              <w:noProof/>
              <w:color w:val="0070C0"/>
              <w:kern w:val="2"/>
              <w:sz w:val="24"/>
              <w:szCs w:val="24"/>
              <w:lang w:eastAsia="es-ES"/>
              <w14:ligatures w14:val="standardContextual"/>
              <w:rPrChange w:id="139" w:author="emilio jose garcia esteban" w:date="2026-05-12T16:56:00Z" w16du:dateUtc="2026-05-12T14:56:00Z">
                <w:rPr>
                  <w:ins w:id="140" w:author="emilio jose garcia esteban" w:date="2026-05-12T16:56:00Z" w16du:dateUtc="2026-05-12T14:56:00Z"/>
                  <w:rFonts w:eastAsiaTheme="minorEastAsia"/>
                  <w:noProof/>
                  <w:kern w:val="2"/>
                  <w:sz w:val="24"/>
                  <w:szCs w:val="24"/>
                  <w:lang w:eastAsia="es-ES"/>
                  <w14:ligatures w14:val="standardContextual"/>
                </w:rPr>
              </w:rPrChange>
            </w:rPr>
            <w:pPrChange w:id="141" w:author="emilio jose garcia esteban" w:date="2026-05-12T16:56:00Z" w16du:dateUtc="2026-05-12T14:56:00Z">
              <w:pPr>
                <w:pStyle w:val="TDC1"/>
                <w:tabs>
                  <w:tab w:val="left" w:pos="480"/>
                  <w:tab w:val="right" w:leader="dot" w:pos="10456"/>
                </w:tabs>
              </w:pPr>
            </w:pPrChange>
          </w:pPr>
          <w:ins w:id="142" w:author="emilio jose garcia esteban" w:date="2026-05-12T16:56:00Z" w16du:dateUtc="2026-05-12T14:56:00Z">
            <w:r w:rsidRPr="00413EF2">
              <w:rPr>
                <w:rStyle w:val="Hipervnculo"/>
                <w:noProof/>
                <w:color w:val="0070C0"/>
                <w:rPrChange w:id="143" w:author="emilio jose garcia esteban" w:date="2026-05-12T16:56:00Z" w16du:dateUtc="2026-05-12T14:56:00Z">
                  <w:rPr>
                    <w:rStyle w:val="Hipervnculo"/>
                    <w:noProof/>
                  </w:rPr>
                </w:rPrChange>
              </w:rPr>
              <w:fldChar w:fldCharType="begin"/>
            </w:r>
            <w:r w:rsidRPr="00413EF2">
              <w:rPr>
                <w:rStyle w:val="Hipervnculo"/>
                <w:noProof/>
                <w:color w:val="0070C0"/>
                <w:rPrChange w:id="144" w:author="emilio jose garcia esteban" w:date="2026-05-12T16:56:00Z" w16du:dateUtc="2026-05-12T14:56:00Z">
                  <w:rPr>
                    <w:rStyle w:val="Hipervnculo"/>
                    <w:noProof/>
                  </w:rPr>
                </w:rPrChange>
              </w:rPr>
              <w:instrText xml:space="preserve"> </w:instrText>
            </w:r>
            <w:r w:rsidRPr="00413EF2">
              <w:rPr>
                <w:noProof/>
                <w:color w:val="0070C0"/>
                <w:rPrChange w:id="145" w:author="emilio jose garcia esteban" w:date="2026-05-12T16:56:00Z" w16du:dateUtc="2026-05-12T14:56:00Z">
                  <w:rPr>
                    <w:noProof/>
                  </w:rPr>
                </w:rPrChange>
              </w:rPr>
              <w:instrText>HYPERLINK \l "_Toc229497428"</w:instrText>
            </w:r>
            <w:r w:rsidRPr="00413EF2">
              <w:rPr>
                <w:rStyle w:val="Hipervnculo"/>
                <w:noProof/>
                <w:color w:val="0070C0"/>
                <w:rPrChange w:id="146" w:author="emilio jose garcia esteban" w:date="2026-05-12T16:56:00Z" w16du:dateUtc="2026-05-12T14:56:00Z">
                  <w:rPr>
                    <w:rStyle w:val="Hipervnculo"/>
                    <w:noProof/>
                  </w:rPr>
                </w:rPrChange>
              </w:rPr>
              <w:instrText xml:space="preserve"> </w:instrText>
            </w:r>
            <w:r w:rsidRPr="00413EF2">
              <w:rPr>
                <w:rStyle w:val="Hipervnculo"/>
                <w:noProof/>
                <w:color w:val="0070C0"/>
                <w:rPrChange w:id="147" w:author="emilio jose garcia esteban" w:date="2026-05-12T16:56:00Z" w16du:dateUtc="2026-05-12T14:56:00Z">
                  <w:rPr>
                    <w:rStyle w:val="Hipervnculo"/>
                    <w:noProof/>
                  </w:rPr>
                </w:rPrChange>
              </w:rPr>
            </w:r>
            <w:r w:rsidRPr="00413EF2">
              <w:rPr>
                <w:rStyle w:val="Hipervnculo"/>
                <w:noProof/>
                <w:color w:val="0070C0"/>
                <w:rPrChange w:id="148" w:author="emilio jose garcia esteban" w:date="2026-05-12T16:56:00Z" w16du:dateUtc="2026-05-12T14:56:00Z">
                  <w:rPr>
                    <w:rStyle w:val="Hipervnculo"/>
                    <w:noProof/>
                  </w:rPr>
                </w:rPrChange>
              </w:rPr>
              <w:fldChar w:fldCharType="separate"/>
            </w:r>
            <w:r w:rsidRPr="00413EF2">
              <w:rPr>
                <w:rStyle w:val="Hipervnculo"/>
                <w:b/>
                <w:bCs/>
                <w:smallCaps/>
                <w:noProof/>
                <w:color w:val="0070C0"/>
                <w:spacing w:val="5"/>
                <w:rPrChange w:id="149" w:author="emilio jose garcia esteban" w:date="2026-05-12T16:56:00Z" w16du:dateUtc="2026-05-12T14:56:00Z">
                  <w:rPr>
                    <w:rStyle w:val="Hipervnculo"/>
                    <w:b/>
                    <w:bCs/>
                    <w:smallCaps/>
                    <w:noProof/>
                    <w:spacing w:val="5"/>
                  </w:rPr>
                </w:rPrChange>
              </w:rPr>
              <w:t>4.</w:t>
            </w:r>
            <w:r w:rsidRPr="00413EF2">
              <w:rPr>
                <w:rFonts w:eastAsiaTheme="minorEastAsia"/>
                <w:noProof/>
                <w:color w:val="0070C0"/>
                <w:kern w:val="2"/>
                <w:sz w:val="24"/>
                <w:szCs w:val="24"/>
                <w:lang w:eastAsia="es-ES"/>
                <w14:ligatures w14:val="standardContextual"/>
                <w:rPrChange w:id="150" w:author="emilio jose garcia esteban" w:date="2026-05-12T16:56:00Z" w16du:dateUtc="2026-05-12T14:56:00Z">
                  <w:rPr>
                    <w:rFonts w:eastAsiaTheme="minorEastAsia"/>
                    <w:noProof/>
                    <w:kern w:val="2"/>
                    <w:sz w:val="24"/>
                    <w:szCs w:val="24"/>
                    <w:lang w:eastAsia="es-ES"/>
                    <w14:ligatures w14:val="standardContextual"/>
                  </w:rPr>
                </w:rPrChange>
              </w:rPr>
              <w:tab/>
            </w:r>
            <w:r w:rsidRPr="00413EF2">
              <w:rPr>
                <w:rStyle w:val="Hipervnculo"/>
                <w:b/>
                <w:bCs/>
                <w:smallCaps/>
                <w:noProof/>
                <w:color w:val="0070C0"/>
                <w:spacing w:val="5"/>
                <w:rPrChange w:id="151" w:author="emilio jose garcia esteban" w:date="2026-05-12T16:56:00Z" w16du:dateUtc="2026-05-12T14:56:00Z">
                  <w:rPr>
                    <w:rStyle w:val="Hipervnculo"/>
                    <w:b/>
                    <w:bCs/>
                    <w:smallCaps/>
                    <w:noProof/>
                    <w:spacing w:val="5"/>
                  </w:rPr>
                </w:rPrChange>
              </w:rPr>
              <w:t>actividad 4</w:t>
            </w:r>
            <w:r w:rsidRPr="00413EF2">
              <w:rPr>
                <w:noProof/>
                <w:webHidden/>
                <w:color w:val="0070C0"/>
                <w:rPrChange w:id="152" w:author="emilio jose garcia esteban" w:date="2026-05-12T16:56:00Z" w16du:dateUtc="2026-05-12T14:56:00Z">
                  <w:rPr>
                    <w:noProof/>
                    <w:webHidden/>
                  </w:rPr>
                </w:rPrChange>
              </w:rPr>
              <w:tab/>
            </w:r>
            <w:r w:rsidRPr="00413EF2">
              <w:rPr>
                <w:noProof/>
                <w:webHidden/>
                <w:color w:val="0070C0"/>
                <w:rPrChange w:id="153" w:author="emilio jose garcia esteban" w:date="2026-05-12T16:56:00Z" w16du:dateUtc="2026-05-12T14:56:00Z">
                  <w:rPr>
                    <w:noProof/>
                    <w:webHidden/>
                  </w:rPr>
                </w:rPrChange>
              </w:rPr>
              <w:fldChar w:fldCharType="begin"/>
            </w:r>
            <w:r w:rsidRPr="00413EF2">
              <w:rPr>
                <w:noProof/>
                <w:webHidden/>
                <w:color w:val="0070C0"/>
                <w:rPrChange w:id="154" w:author="emilio jose garcia esteban" w:date="2026-05-12T16:56:00Z" w16du:dateUtc="2026-05-12T14:56:00Z">
                  <w:rPr>
                    <w:noProof/>
                    <w:webHidden/>
                  </w:rPr>
                </w:rPrChange>
              </w:rPr>
              <w:instrText xml:space="preserve"> PAGEREF _Toc229497428 \h </w:instrText>
            </w:r>
            <w:r w:rsidRPr="00413EF2">
              <w:rPr>
                <w:noProof/>
                <w:webHidden/>
                <w:color w:val="0070C0"/>
                <w:rPrChange w:id="155" w:author="emilio jose garcia esteban" w:date="2026-05-12T16:56:00Z" w16du:dateUtc="2026-05-12T14:56:00Z">
                  <w:rPr>
                    <w:noProof/>
                    <w:webHidden/>
                  </w:rPr>
                </w:rPrChange>
              </w:rPr>
            </w:r>
            <w:r w:rsidRPr="00413EF2">
              <w:rPr>
                <w:noProof/>
                <w:webHidden/>
                <w:color w:val="0070C0"/>
                <w:rPrChange w:id="156" w:author="emilio jose garcia esteban" w:date="2026-05-12T16:56:00Z" w16du:dateUtc="2026-05-12T14:56:00Z">
                  <w:rPr>
                    <w:noProof/>
                    <w:webHidden/>
                  </w:rPr>
                </w:rPrChange>
              </w:rPr>
              <w:fldChar w:fldCharType="separate"/>
            </w:r>
            <w:r w:rsidRPr="00413EF2">
              <w:rPr>
                <w:noProof/>
                <w:webHidden/>
                <w:color w:val="0070C0"/>
                <w:rPrChange w:id="157" w:author="emilio jose garcia esteban" w:date="2026-05-12T16:56:00Z" w16du:dateUtc="2026-05-12T14:56:00Z">
                  <w:rPr>
                    <w:noProof/>
                    <w:webHidden/>
                  </w:rPr>
                </w:rPrChange>
              </w:rPr>
              <w:t>4</w:t>
            </w:r>
            <w:r w:rsidRPr="00413EF2">
              <w:rPr>
                <w:noProof/>
                <w:webHidden/>
                <w:color w:val="0070C0"/>
                <w:rPrChange w:id="158" w:author="emilio jose garcia esteban" w:date="2026-05-12T16:56:00Z" w16du:dateUtc="2026-05-12T14:56:00Z">
                  <w:rPr>
                    <w:noProof/>
                    <w:webHidden/>
                  </w:rPr>
                </w:rPrChange>
              </w:rPr>
              <w:fldChar w:fldCharType="end"/>
            </w:r>
            <w:r w:rsidRPr="00413EF2">
              <w:rPr>
                <w:rStyle w:val="Hipervnculo"/>
                <w:noProof/>
                <w:color w:val="0070C0"/>
                <w:rPrChange w:id="159" w:author="emilio jose garcia esteban" w:date="2026-05-12T16:56:00Z" w16du:dateUtc="2026-05-12T14:56:00Z">
                  <w:rPr>
                    <w:rStyle w:val="Hipervnculo"/>
                    <w:noProof/>
                  </w:rPr>
                </w:rPrChange>
              </w:rPr>
              <w:fldChar w:fldCharType="end"/>
            </w:r>
          </w:ins>
        </w:p>
        <w:p w14:paraId="209C25D7" w14:textId="1785A171" w:rsidR="00445967" w:rsidRPr="00413EF2" w:rsidDel="00413EF2" w:rsidRDefault="00445967" w:rsidP="00413EF2">
          <w:pPr>
            <w:pStyle w:val="TDC1"/>
            <w:tabs>
              <w:tab w:val="left" w:pos="480"/>
              <w:tab w:val="right" w:leader="dot" w:pos="10456"/>
            </w:tabs>
            <w:spacing w:line="600" w:lineRule="auto"/>
            <w:rPr>
              <w:del w:id="160" w:author="emilio jose garcia esteban" w:date="2026-05-12T16:56:00Z" w16du:dateUtc="2026-05-12T14:56:00Z"/>
              <w:noProof/>
              <w:color w:val="0070C0"/>
            </w:rPr>
            <w:pPrChange w:id="161" w:author="emilio jose garcia esteban" w:date="2026-05-12T16:56:00Z" w16du:dateUtc="2026-05-12T14:56:00Z">
              <w:pPr>
                <w:pStyle w:val="TDC1"/>
                <w:tabs>
                  <w:tab w:val="left" w:pos="480"/>
                  <w:tab w:val="right" w:leader="dot" w:pos="10456"/>
                </w:tabs>
                <w:spacing w:line="600" w:lineRule="auto"/>
              </w:pPr>
            </w:pPrChange>
          </w:pPr>
          <w:del w:id="162" w:author="emilio jose garcia esteban" w:date="2026-05-12T16:56:00Z" w16du:dateUtc="2026-05-12T14:56:00Z">
            <w:r w:rsidRPr="00413EF2" w:rsidDel="00413EF2">
              <w:rPr>
                <w:rStyle w:val="Hipervnculo"/>
                <w:b/>
                <w:bCs/>
                <w:smallCaps/>
                <w:noProof/>
                <w:color w:val="0070C0"/>
                <w:spacing w:val="5"/>
              </w:rPr>
              <w:delText>1.</w:delText>
            </w:r>
            <w:r w:rsidRPr="00413EF2" w:rsidDel="00413EF2">
              <w:rPr>
                <w:noProof/>
                <w:color w:val="0070C0"/>
              </w:rPr>
              <w:tab/>
            </w:r>
            <w:r w:rsidRPr="00413EF2" w:rsidDel="00413EF2">
              <w:rPr>
                <w:rStyle w:val="Hipervnculo"/>
                <w:b/>
                <w:bCs/>
                <w:smallCaps/>
                <w:noProof/>
                <w:color w:val="0070C0"/>
                <w:spacing w:val="5"/>
              </w:rPr>
              <w:delText>actividad 1</w:delText>
            </w:r>
            <w:r w:rsidRPr="00413EF2" w:rsidDel="00413EF2">
              <w:rPr>
                <w:noProof/>
                <w:webHidden/>
                <w:color w:val="0070C0"/>
              </w:rPr>
              <w:tab/>
              <w:delText>2</w:delText>
            </w:r>
          </w:del>
        </w:p>
        <w:p w14:paraId="21646F17" w14:textId="4167A370" w:rsidR="00445967" w:rsidRPr="00413EF2" w:rsidDel="00413EF2" w:rsidRDefault="00445967" w:rsidP="00413EF2">
          <w:pPr>
            <w:pStyle w:val="TDC1"/>
            <w:tabs>
              <w:tab w:val="left" w:pos="480"/>
              <w:tab w:val="right" w:leader="dot" w:pos="10456"/>
            </w:tabs>
            <w:spacing w:line="600" w:lineRule="auto"/>
            <w:rPr>
              <w:del w:id="163" w:author="emilio jose garcia esteban" w:date="2026-05-12T16:56:00Z" w16du:dateUtc="2026-05-12T14:56:00Z"/>
              <w:noProof/>
              <w:color w:val="0070C0"/>
            </w:rPr>
            <w:pPrChange w:id="164" w:author="emilio jose garcia esteban" w:date="2026-05-12T16:56:00Z" w16du:dateUtc="2026-05-12T14:56:00Z">
              <w:pPr>
                <w:pStyle w:val="TDC1"/>
                <w:tabs>
                  <w:tab w:val="left" w:pos="480"/>
                  <w:tab w:val="right" w:leader="dot" w:pos="10456"/>
                </w:tabs>
                <w:spacing w:line="600" w:lineRule="auto"/>
              </w:pPr>
            </w:pPrChange>
          </w:pPr>
          <w:del w:id="165" w:author="emilio jose garcia esteban" w:date="2026-05-12T16:56:00Z" w16du:dateUtc="2026-05-12T14:56:00Z">
            <w:r w:rsidRPr="00413EF2" w:rsidDel="00413EF2">
              <w:rPr>
                <w:rStyle w:val="Hipervnculo"/>
                <w:b/>
                <w:bCs/>
                <w:smallCaps/>
                <w:noProof/>
                <w:color w:val="0070C0"/>
                <w:spacing w:val="5"/>
              </w:rPr>
              <w:delText>2.</w:delText>
            </w:r>
            <w:r w:rsidRPr="00413EF2" w:rsidDel="00413EF2">
              <w:rPr>
                <w:noProof/>
                <w:color w:val="0070C0"/>
              </w:rPr>
              <w:tab/>
            </w:r>
            <w:r w:rsidRPr="00413EF2" w:rsidDel="00413EF2">
              <w:rPr>
                <w:rStyle w:val="Hipervnculo"/>
                <w:b/>
                <w:bCs/>
                <w:smallCaps/>
                <w:noProof/>
                <w:color w:val="0070C0"/>
                <w:spacing w:val="5"/>
              </w:rPr>
              <w:delText>actividad 2</w:delText>
            </w:r>
            <w:r w:rsidRPr="00413EF2" w:rsidDel="00413EF2">
              <w:rPr>
                <w:noProof/>
                <w:webHidden/>
                <w:color w:val="0070C0"/>
              </w:rPr>
              <w:tab/>
              <w:delText>2</w:delText>
            </w:r>
          </w:del>
        </w:p>
        <w:p w14:paraId="250691DC" w14:textId="42D7655F" w:rsidR="00445967" w:rsidRPr="00413EF2" w:rsidDel="00413EF2" w:rsidRDefault="00445967" w:rsidP="00413EF2">
          <w:pPr>
            <w:pStyle w:val="TDC2"/>
            <w:tabs>
              <w:tab w:val="left" w:pos="960"/>
              <w:tab w:val="right" w:leader="dot" w:pos="10456"/>
            </w:tabs>
            <w:spacing w:line="600" w:lineRule="auto"/>
            <w:rPr>
              <w:del w:id="166" w:author="emilio jose garcia esteban" w:date="2026-05-12T16:56:00Z" w16du:dateUtc="2026-05-12T14:56:00Z"/>
              <w:noProof/>
              <w:color w:val="0070C0"/>
            </w:rPr>
            <w:pPrChange w:id="167" w:author="emilio jose garcia esteban" w:date="2026-05-12T16:56:00Z" w16du:dateUtc="2026-05-12T14:56:00Z">
              <w:pPr>
                <w:pStyle w:val="TDC2"/>
                <w:tabs>
                  <w:tab w:val="left" w:pos="960"/>
                  <w:tab w:val="right" w:leader="dot" w:pos="10456"/>
                </w:tabs>
                <w:spacing w:line="600" w:lineRule="auto"/>
              </w:pPr>
            </w:pPrChange>
          </w:pPr>
          <w:del w:id="168" w:author="emilio jose garcia esteban" w:date="2026-05-12T16:56:00Z" w16du:dateUtc="2026-05-12T14:56:00Z">
            <w:r w:rsidRPr="00413EF2" w:rsidDel="00413EF2">
              <w:rPr>
                <w:rStyle w:val="Hipervnculo"/>
                <w:b/>
                <w:bCs/>
                <w:smallCaps/>
                <w:noProof/>
                <w:color w:val="0070C0"/>
                <w:spacing w:val="5"/>
              </w:rPr>
              <w:delText>2.1.</w:delText>
            </w:r>
            <w:r w:rsidRPr="00413EF2" w:rsidDel="00413EF2">
              <w:rPr>
                <w:noProof/>
                <w:color w:val="0070C0"/>
              </w:rPr>
              <w:tab/>
            </w:r>
            <w:r w:rsidRPr="00413EF2" w:rsidDel="00413EF2">
              <w:rPr>
                <w:rStyle w:val="Hipervnculo"/>
                <w:b/>
                <w:bCs/>
                <w:smallCaps/>
                <w:noProof/>
                <w:color w:val="0070C0"/>
                <w:spacing w:val="5"/>
              </w:rPr>
              <w:delText>carta de presentación</w:delText>
            </w:r>
            <w:r w:rsidRPr="00413EF2" w:rsidDel="00413EF2">
              <w:rPr>
                <w:noProof/>
                <w:webHidden/>
                <w:color w:val="0070C0"/>
              </w:rPr>
              <w:tab/>
              <w:delText>2</w:delText>
            </w:r>
          </w:del>
        </w:p>
        <w:p w14:paraId="081669DC" w14:textId="430EF3CF" w:rsidR="00445967" w:rsidRPr="00413EF2" w:rsidDel="00413EF2" w:rsidRDefault="00445967" w:rsidP="00413EF2">
          <w:pPr>
            <w:pStyle w:val="TDC2"/>
            <w:tabs>
              <w:tab w:val="left" w:pos="960"/>
              <w:tab w:val="right" w:leader="dot" w:pos="10456"/>
            </w:tabs>
            <w:spacing w:line="600" w:lineRule="auto"/>
            <w:rPr>
              <w:del w:id="169" w:author="emilio jose garcia esteban" w:date="2026-05-12T16:56:00Z" w16du:dateUtc="2026-05-12T14:56:00Z"/>
              <w:noProof/>
              <w:color w:val="0070C0"/>
            </w:rPr>
            <w:pPrChange w:id="170" w:author="emilio jose garcia esteban" w:date="2026-05-12T16:56:00Z" w16du:dateUtc="2026-05-12T14:56:00Z">
              <w:pPr>
                <w:pStyle w:val="TDC2"/>
                <w:tabs>
                  <w:tab w:val="left" w:pos="960"/>
                  <w:tab w:val="right" w:leader="dot" w:pos="10456"/>
                </w:tabs>
                <w:spacing w:line="600" w:lineRule="auto"/>
              </w:pPr>
            </w:pPrChange>
          </w:pPr>
          <w:del w:id="171" w:author="emilio jose garcia esteban" w:date="2026-05-12T16:56:00Z" w16du:dateUtc="2026-05-12T14:56:00Z">
            <w:r w:rsidRPr="00413EF2" w:rsidDel="00413EF2">
              <w:rPr>
                <w:rStyle w:val="Hipervnculo"/>
                <w:b/>
                <w:bCs/>
                <w:smallCaps/>
                <w:noProof/>
                <w:color w:val="0070C0"/>
                <w:spacing w:val="5"/>
              </w:rPr>
              <w:delText>2.2.</w:delText>
            </w:r>
            <w:r w:rsidRPr="00413EF2" w:rsidDel="00413EF2">
              <w:rPr>
                <w:noProof/>
                <w:color w:val="0070C0"/>
              </w:rPr>
              <w:tab/>
            </w:r>
            <w:r w:rsidRPr="00413EF2" w:rsidDel="00413EF2">
              <w:rPr>
                <w:rStyle w:val="Hipervnculo"/>
                <w:b/>
                <w:bCs/>
                <w:smallCaps/>
                <w:noProof/>
                <w:color w:val="0070C0"/>
                <w:spacing w:val="5"/>
              </w:rPr>
              <w:delText>currículum vitare (cronológico inverso)</w:delText>
            </w:r>
            <w:r w:rsidRPr="00413EF2" w:rsidDel="00413EF2">
              <w:rPr>
                <w:noProof/>
                <w:webHidden/>
                <w:color w:val="0070C0"/>
              </w:rPr>
              <w:tab/>
              <w:delText>2</w:delText>
            </w:r>
          </w:del>
        </w:p>
        <w:p w14:paraId="5EE7D498" w14:textId="5DCDFEA6" w:rsidR="00445967" w:rsidRPr="00413EF2" w:rsidDel="00413EF2" w:rsidRDefault="00445967" w:rsidP="00413EF2">
          <w:pPr>
            <w:pStyle w:val="TDC2"/>
            <w:tabs>
              <w:tab w:val="left" w:pos="960"/>
              <w:tab w:val="right" w:leader="dot" w:pos="10456"/>
            </w:tabs>
            <w:spacing w:line="600" w:lineRule="auto"/>
            <w:rPr>
              <w:del w:id="172" w:author="emilio jose garcia esteban" w:date="2026-05-12T16:56:00Z" w16du:dateUtc="2026-05-12T14:56:00Z"/>
              <w:noProof/>
              <w:color w:val="0070C0"/>
            </w:rPr>
            <w:pPrChange w:id="173" w:author="emilio jose garcia esteban" w:date="2026-05-12T16:56:00Z" w16du:dateUtc="2026-05-12T14:56:00Z">
              <w:pPr>
                <w:pStyle w:val="TDC2"/>
                <w:tabs>
                  <w:tab w:val="left" w:pos="960"/>
                  <w:tab w:val="right" w:leader="dot" w:pos="10456"/>
                </w:tabs>
                <w:spacing w:line="600" w:lineRule="auto"/>
              </w:pPr>
            </w:pPrChange>
          </w:pPr>
          <w:del w:id="174" w:author="emilio jose garcia esteban" w:date="2026-05-12T16:56:00Z" w16du:dateUtc="2026-05-12T14:56:00Z">
            <w:r w:rsidRPr="00413EF2" w:rsidDel="00413EF2">
              <w:rPr>
                <w:rStyle w:val="Hipervnculo"/>
                <w:b/>
                <w:bCs/>
                <w:smallCaps/>
                <w:noProof/>
                <w:color w:val="0070C0"/>
                <w:spacing w:val="5"/>
              </w:rPr>
              <w:delText>2.3.</w:delText>
            </w:r>
            <w:r w:rsidRPr="00413EF2" w:rsidDel="00413EF2">
              <w:rPr>
                <w:noProof/>
                <w:color w:val="0070C0"/>
              </w:rPr>
              <w:tab/>
            </w:r>
            <w:r w:rsidRPr="00413EF2" w:rsidDel="00413EF2">
              <w:rPr>
                <w:rStyle w:val="Hipervnculo"/>
                <w:b/>
                <w:bCs/>
                <w:smallCaps/>
                <w:noProof/>
                <w:color w:val="0070C0"/>
                <w:spacing w:val="5"/>
              </w:rPr>
              <w:delText>autocandidatura</w:delText>
            </w:r>
            <w:r w:rsidRPr="00413EF2" w:rsidDel="00413EF2">
              <w:rPr>
                <w:noProof/>
                <w:webHidden/>
                <w:color w:val="0070C0"/>
              </w:rPr>
              <w:tab/>
              <w:delText>3</w:delText>
            </w:r>
          </w:del>
        </w:p>
        <w:p w14:paraId="7ED3A37B" w14:textId="5573CD82" w:rsidR="00445967" w:rsidRPr="00413EF2" w:rsidDel="00413EF2" w:rsidRDefault="00445967" w:rsidP="00413EF2">
          <w:pPr>
            <w:pStyle w:val="TDC1"/>
            <w:tabs>
              <w:tab w:val="left" w:pos="480"/>
              <w:tab w:val="right" w:leader="dot" w:pos="10456"/>
            </w:tabs>
            <w:spacing w:line="600" w:lineRule="auto"/>
            <w:rPr>
              <w:del w:id="175" w:author="emilio jose garcia esteban" w:date="2026-05-12T16:56:00Z" w16du:dateUtc="2026-05-12T14:56:00Z"/>
              <w:noProof/>
              <w:color w:val="0070C0"/>
            </w:rPr>
            <w:pPrChange w:id="176" w:author="emilio jose garcia esteban" w:date="2026-05-12T16:56:00Z" w16du:dateUtc="2026-05-12T14:56:00Z">
              <w:pPr>
                <w:pStyle w:val="TDC1"/>
                <w:tabs>
                  <w:tab w:val="left" w:pos="480"/>
                  <w:tab w:val="right" w:leader="dot" w:pos="10456"/>
                </w:tabs>
                <w:spacing w:line="600" w:lineRule="auto"/>
              </w:pPr>
            </w:pPrChange>
          </w:pPr>
          <w:del w:id="177" w:author="emilio jose garcia esteban" w:date="2026-05-12T16:56:00Z" w16du:dateUtc="2026-05-12T14:56:00Z">
            <w:r w:rsidRPr="00413EF2" w:rsidDel="00413EF2">
              <w:rPr>
                <w:rStyle w:val="Hipervnculo"/>
                <w:b/>
                <w:bCs/>
                <w:smallCaps/>
                <w:noProof/>
                <w:color w:val="0070C0"/>
                <w:spacing w:val="5"/>
              </w:rPr>
              <w:delText>3.</w:delText>
            </w:r>
            <w:r w:rsidRPr="00413EF2" w:rsidDel="00413EF2">
              <w:rPr>
                <w:noProof/>
                <w:color w:val="0070C0"/>
              </w:rPr>
              <w:tab/>
            </w:r>
            <w:r w:rsidRPr="00413EF2" w:rsidDel="00413EF2">
              <w:rPr>
                <w:rStyle w:val="Hipervnculo"/>
                <w:b/>
                <w:bCs/>
                <w:smallCaps/>
                <w:noProof/>
                <w:color w:val="0070C0"/>
                <w:spacing w:val="5"/>
              </w:rPr>
              <w:delText>actividad 3</w:delText>
            </w:r>
            <w:r w:rsidRPr="00413EF2" w:rsidDel="00413EF2">
              <w:rPr>
                <w:noProof/>
                <w:webHidden/>
                <w:color w:val="0070C0"/>
              </w:rPr>
              <w:tab/>
              <w:delText>3</w:delText>
            </w:r>
          </w:del>
        </w:p>
        <w:p w14:paraId="1833A4D7" w14:textId="1C74A508" w:rsidR="00445967" w:rsidRPr="00413EF2" w:rsidDel="00413EF2" w:rsidRDefault="00445967" w:rsidP="00413EF2">
          <w:pPr>
            <w:pStyle w:val="TDC1"/>
            <w:tabs>
              <w:tab w:val="left" w:pos="480"/>
              <w:tab w:val="right" w:leader="dot" w:pos="10456"/>
            </w:tabs>
            <w:spacing w:line="600" w:lineRule="auto"/>
            <w:rPr>
              <w:del w:id="178" w:author="emilio jose garcia esteban" w:date="2026-05-12T16:56:00Z" w16du:dateUtc="2026-05-12T14:56:00Z"/>
              <w:noProof/>
              <w:color w:val="0070C0"/>
            </w:rPr>
            <w:pPrChange w:id="179" w:author="emilio jose garcia esteban" w:date="2026-05-12T16:56:00Z" w16du:dateUtc="2026-05-12T14:56:00Z">
              <w:pPr>
                <w:pStyle w:val="TDC1"/>
                <w:tabs>
                  <w:tab w:val="left" w:pos="480"/>
                  <w:tab w:val="right" w:leader="dot" w:pos="10456"/>
                </w:tabs>
                <w:spacing w:line="600" w:lineRule="auto"/>
              </w:pPr>
            </w:pPrChange>
          </w:pPr>
          <w:del w:id="180" w:author="emilio jose garcia esteban" w:date="2026-05-12T16:56:00Z" w16du:dateUtc="2026-05-12T14:56:00Z">
            <w:r w:rsidRPr="00413EF2" w:rsidDel="00413EF2">
              <w:rPr>
                <w:rStyle w:val="Hipervnculo"/>
                <w:b/>
                <w:bCs/>
                <w:smallCaps/>
                <w:noProof/>
                <w:color w:val="0070C0"/>
                <w:spacing w:val="5"/>
              </w:rPr>
              <w:delText>4.</w:delText>
            </w:r>
            <w:r w:rsidRPr="00413EF2" w:rsidDel="00413EF2">
              <w:rPr>
                <w:noProof/>
                <w:color w:val="0070C0"/>
              </w:rPr>
              <w:tab/>
            </w:r>
            <w:r w:rsidRPr="00413EF2" w:rsidDel="00413EF2">
              <w:rPr>
                <w:rStyle w:val="Hipervnculo"/>
                <w:b/>
                <w:bCs/>
                <w:smallCaps/>
                <w:noProof/>
                <w:color w:val="0070C0"/>
                <w:spacing w:val="5"/>
              </w:rPr>
              <w:delText>actividad 4</w:delText>
            </w:r>
            <w:r w:rsidRPr="00413EF2" w:rsidDel="00413EF2">
              <w:rPr>
                <w:noProof/>
                <w:webHidden/>
                <w:color w:val="0070C0"/>
              </w:rPr>
              <w:tab/>
              <w:delText>3</w:delText>
            </w:r>
          </w:del>
        </w:p>
        <w:p w14:paraId="3E958EED" w14:textId="50908254" w:rsidR="003B3B2E" w:rsidRPr="00445967" w:rsidRDefault="003B3B2E" w:rsidP="00413EF2">
          <w:pPr>
            <w:tabs>
              <w:tab w:val="left" w:pos="2136"/>
            </w:tabs>
            <w:spacing w:line="600" w:lineRule="auto"/>
            <w:rPr>
              <w:color w:val="0070C0"/>
            </w:rPr>
          </w:pPr>
          <w:r w:rsidRPr="00413EF2">
            <w:rPr>
              <w:b/>
              <w:bCs/>
              <w:noProof/>
              <w:color w:val="0070C0"/>
            </w:rPr>
            <w:fldChar w:fldCharType="end"/>
          </w:r>
          <w:r w:rsidR="00445967" w:rsidRPr="00413EF2">
            <w:rPr>
              <w:b/>
              <w:bCs/>
              <w:noProof/>
              <w:color w:val="0070C0"/>
            </w:rPr>
            <w:tab/>
          </w:r>
        </w:p>
      </w:sdtContent>
    </w:sdt>
    <w:p w14:paraId="41AEE502" w14:textId="4AB711DE" w:rsidR="003A26CF" w:rsidRDefault="003B3B2E" w:rsidP="00445967">
      <w:pPr>
        <w:pStyle w:val="Prrafodelista"/>
        <w:numPr>
          <w:ilvl w:val="0"/>
          <w:numId w:val="3"/>
        </w:numPr>
        <w:outlineLvl w:val="0"/>
        <w:rPr>
          <w:rStyle w:val="Referenciaintensa"/>
        </w:rPr>
      </w:pPr>
      <w:r>
        <w:br w:type="page"/>
      </w:r>
      <w:bookmarkStart w:id="181" w:name="_Toc229497422"/>
      <w:r>
        <w:rPr>
          <w:rStyle w:val="Referenciaintensa"/>
        </w:rPr>
        <w:lastRenderedPageBreak/>
        <w:t>actividad 1</w:t>
      </w:r>
      <w:bookmarkEnd w:id="181"/>
    </w:p>
    <w:p w14:paraId="4CF696AB" w14:textId="17940BC4" w:rsidR="003B3B2E" w:rsidRDefault="003B3B2E" w:rsidP="003B3B2E">
      <w:r>
        <w:t xml:space="preserve">La actividad 1 se desarrolla en el foro. Consiste en </w:t>
      </w:r>
      <w:proofErr w:type="gramStart"/>
      <w:r>
        <w:t>un búsqueda</w:t>
      </w:r>
      <w:proofErr w:type="gramEnd"/>
      <w:r>
        <w:t xml:space="preserve"> de información relacionada con los estudios que estamos cursando, en mi caso, publiqué en el foro estos dos sitios:</w:t>
      </w:r>
    </w:p>
    <w:p w14:paraId="0F358C39" w14:textId="6464184A" w:rsidR="003B3B2E" w:rsidRDefault="003B3B2E" w:rsidP="003B3B2E">
      <w:pPr>
        <w:pStyle w:val="Prrafodelista"/>
        <w:numPr>
          <w:ilvl w:val="0"/>
          <w:numId w:val="4"/>
        </w:numPr>
      </w:pPr>
      <w:hyperlink r:id="rId8" w:history="1">
        <w:r w:rsidRPr="00FD277B">
          <w:rPr>
            <w:rStyle w:val="Hipervnculo"/>
          </w:rPr>
          <w:t>https://cerouno.io/</w:t>
        </w:r>
      </w:hyperlink>
      <w:r>
        <w:t xml:space="preserve">  Es una plataforma y revista digital enfocada en el ecosistema de software en España y Latinoamérica. Ofrece artículos de interés sobre tendencias en arquitectura de software y gestión de proyectos tecnológicos, fundamentales para un perfil DAM.</w:t>
      </w:r>
    </w:p>
    <w:p w14:paraId="21452D52" w14:textId="5E87026E" w:rsidR="003B3B2E" w:rsidRDefault="003B3B2E" w:rsidP="003B3B2E">
      <w:pPr>
        <w:pStyle w:val="Prrafodelista"/>
        <w:numPr>
          <w:ilvl w:val="0"/>
          <w:numId w:val="4"/>
        </w:numPr>
      </w:pPr>
      <w:hyperlink r:id="rId9" w:history="1">
        <w:r w:rsidRPr="00FD277B">
          <w:rPr>
            <w:rStyle w:val="Hipervnculo"/>
          </w:rPr>
          <w:t>https://www.codemotion.com/</w:t>
        </w:r>
      </w:hyperlink>
      <w:r>
        <w:t xml:space="preserve"> Es una de las mejores comunidades de desarrolladores que organiza conferencias y eventos técnicos. Su plataforma incluye una sección de ofertas de empleo y artículos sobre salarios y tecnologías emergentes, lo que permite analizar las condiciones laborales y salidas profesionales actuales.</w:t>
      </w:r>
    </w:p>
    <w:p w14:paraId="33A3C95C" w14:textId="77777777" w:rsidR="003B3B2E" w:rsidRDefault="003B3B2E" w:rsidP="003B3B2E"/>
    <w:p w14:paraId="529CA211" w14:textId="2DB724D3" w:rsidR="003B3B2E" w:rsidRDefault="003B3B2E" w:rsidP="00445967">
      <w:pPr>
        <w:pStyle w:val="Prrafodelista"/>
        <w:numPr>
          <w:ilvl w:val="0"/>
          <w:numId w:val="3"/>
        </w:numPr>
        <w:outlineLvl w:val="0"/>
        <w:rPr>
          <w:rStyle w:val="Referenciaintensa"/>
        </w:rPr>
      </w:pPr>
      <w:bookmarkStart w:id="182" w:name="_Toc229497423"/>
      <w:r>
        <w:rPr>
          <w:rStyle w:val="Referenciaintensa"/>
        </w:rPr>
        <w:t>actividad 2</w:t>
      </w:r>
      <w:bookmarkEnd w:id="182"/>
    </w:p>
    <w:p w14:paraId="07FE2BE7" w14:textId="3DBFACD6" w:rsidR="003B3B2E" w:rsidRDefault="003B3B2E" w:rsidP="003B3B2E">
      <w:r>
        <w:t>La actividad 2 se centra en la respuesta a una oferta de empleo de FOLEST SL. En la respuesta hay que añadir una carta de presentación y un currículum inverso</w:t>
      </w:r>
      <w:r w:rsidR="00BE0841">
        <w:t>, así como hacer una autocandidatura para una empresa del sector.</w:t>
      </w:r>
    </w:p>
    <w:p w14:paraId="6DA2774F" w14:textId="7DDBE968" w:rsidR="003B3B2E" w:rsidRDefault="003B3B2E" w:rsidP="00445967">
      <w:pPr>
        <w:pStyle w:val="Prrafodelista"/>
        <w:numPr>
          <w:ilvl w:val="1"/>
          <w:numId w:val="3"/>
        </w:numPr>
        <w:outlineLvl w:val="1"/>
        <w:rPr>
          <w:rStyle w:val="Referenciaintensa"/>
        </w:rPr>
      </w:pPr>
      <w:bookmarkStart w:id="183" w:name="_Toc229497424"/>
      <w:r>
        <w:rPr>
          <w:rStyle w:val="Referenciaintensa"/>
        </w:rPr>
        <w:t>carta de presentación</w:t>
      </w:r>
      <w:bookmarkEnd w:id="183"/>
    </w:p>
    <w:p w14:paraId="3619CA9A" w14:textId="7B26D322" w:rsidR="003B3B2E" w:rsidRDefault="003B3B2E" w:rsidP="00431138">
      <w:pPr>
        <w:pStyle w:val="Citadestacada"/>
        <w:jc w:val="left"/>
        <w:pPrChange w:id="184" w:author="emilio jose garcia esteban" w:date="2026-05-12T16:58:00Z" w16du:dateUtc="2026-05-12T14:58:00Z">
          <w:pPr/>
        </w:pPrChange>
      </w:pPr>
      <w:r>
        <w:t xml:space="preserve">A la atención del </w:t>
      </w:r>
      <w:proofErr w:type="gramStart"/>
      <w:r>
        <w:t>Responsable</w:t>
      </w:r>
      <w:proofErr w:type="gramEnd"/>
      <w:r>
        <w:t xml:space="preserve"> de Selección de FOLEST SL</w:t>
      </w:r>
    </w:p>
    <w:p w14:paraId="04ED706E" w14:textId="4BB3AD3C" w:rsidR="008E1CF7" w:rsidRDefault="008E1CF7" w:rsidP="00431138">
      <w:pPr>
        <w:pStyle w:val="Citadestacada"/>
        <w:jc w:val="left"/>
        <w:pPrChange w:id="185" w:author="emilio jose garcia esteban" w:date="2026-05-12T16:58:00Z" w16du:dateUtc="2026-05-12T14:58:00Z">
          <w:pPr/>
        </w:pPrChange>
      </w:pPr>
      <w:proofErr w:type="spellStart"/>
      <w:r>
        <w:t>Ref</w:t>
      </w:r>
      <w:proofErr w:type="spellEnd"/>
      <w:r>
        <w:t>: 91081-E</w:t>
      </w:r>
    </w:p>
    <w:p w14:paraId="5979B282" w14:textId="77777777" w:rsidR="008E1CF7" w:rsidRDefault="008E1CF7" w:rsidP="00431138">
      <w:pPr>
        <w:pStyle w:val="Citadestacada"/>
        <w:jc w:val="left"/>
        <w:pPrChange w:id="186" w:author="emilio jose garcia esteban" w:date="2026-05-12T16:58:00Z" w16du:dateUtc="2026-05-12T14:58:00Z">
          <w:pPr/>
        </w:pPrChange>
      </w:pPr>
    </w:p>
    <w:p w14:paraId="295D411C" w14:textId="0299E43B" w:rsidR="008E1CF7" w:rsidRDefault="008E1CF7" w:rsidP="00431138">
      <w:pPr>
        <w:pStyle w:val="Citadestacada"/>
        <w:jc w:val="left"/>
        <w:pPrChange w:id="187" w:author="emilio jose garcia esteban" w:date="2026-05-12T16:58:00Z" w16du:dateUtc="2026-05-12T14:58:00Z">
          <w:pPr/>
        </w:pPrChange>
      </w:pPr>
      <w:r>
        <w:t>Estimados Señores:</w:t>
      </w:r>
    </w:p>
    <w:p w14:paraId="6AFFA74A" w14:textId="7CB7C88F" w:rsidR="008E1CF7" w:rsidRDefault="008E1CF7" w:rsidP="00431138">
      <w:pPr>
        <w:pStyle w:val="Citadestacada"/>
        <w:jc w:val="left"/>
        <w:pPrChange w:id="188" w:author="emilio jose garcia esteban" w:date="2026-05-12T16:58:00Z" w16du:dateUtc="2026-05-12T14:58:00Z">
          <w:pPr/>
        </w:pPrChange>
      </w:pPr>
      <w:r>
        <w:t>Como recién graduado en el Ciclo Formativo de Grado Superior en Desarrollo de Aplicaciones Multiplataforma (DAM), les escribo para postular al puesto de Asesor Energético. Mi perfil combina la capacidad de análisis técnico con el interés por el sector de la energía, donde la digitalización es la clave para la eficiencia.</w:t>
      </w:r>
    </w:p>
    <w:p w14:paraId="65C888BE" w14:textId="0F10438F" w:rsidR="008E1CF7" w:rsidRDefault="008E1CF7" w:rsidP="00431138">
      <w:pPr>
        <w:pStyle w:val="Citadestacada"/>
        <w:jc w:val="left"/>
        <w:pPrChange w:id="189" w:author="emilio jose garcia esteban" w:date="2026-05-12T16:58:00Z" w16du:dateUtc="2026-05-12T14:58:00Z">
          <w:pPr/>
        </w:pPrChange>
      </w:pPr>
      <w:r>
        <w:t>Cuento con formación en el desarrollo de soluciones de software y gestión de datos, lo que me permite comprender y explicar con precisión técnica las soluciones energéticas que ofrecen a sus clientes. Poseo una actitud proactiva y gran capacidad de adaptación a entornos tecnológicos cambiantes.</w:t>
      </w:r>
    </w:p>
    <w:p w14:paraId="58295057" w14:textId="40BF0BE6" w:rsidR="008E1CF7" w:rsidRDefault="008E1CF7" w:rsidP="00431138">
      <w:pPr>
        <w:pStyle w:val="Citadestacada"/>
        <w:jc w:val="left"/>
        <w:pPrChange w:id="190" w:author="emilio jose garcia esteban" w:date="2026-05-12T16:58:00Z" w16du:dateUtc="2026-05-12T14:58:00Z">
          <w:pPr/>
        </w:pPrChange>
      </w:pPr>
      <w:r>
        <w:t>Les adjunto mi currículum para que puedan valorar cómo mis competencias en software pueden aportar valor a su equipo de asesoría. Agradezco de antemano su tiempo y quedo a su disposición para una entrevista personal.</w:t>
      </w:r>
    </w:p>
    <w:p w14:paraId="18095D83" w14:textId="6708ABF5" w:rsidR="008E1CF7" w:rsidRDefault="008E1CF7" w:rsidP="00431138">
      <w:pPr>
        <w:pStyle w:val="Citadestacada"/>
        <w:jc w:val="left"/>
        <w:pPrChange w:id="191" w:author="emilio jose garcia esteban" w:date="2026-05-12T16:58:00Z" w16du:dateUtc="2026-05-12T14:58:00Z">
          <w:pPr/>
        </w:pPrChange>
      </w:pPr>
      <w:r>
        <w:t>Atentamente,</w:t>
      </w:r>
    </w:p>
    <w:p w14:paraId="3C841623" w14:textId="0635EFA3" w:rsidR="008E1CF7" w:rsidRDefault="008E1CF7" w:rsidP="00431138">
      <w:pPr>
        <w:pStyle w:val="Citadestacada"/>
        <w:jc w:val="left"/>
        <w:pPrChange w:id="192" w:author="emilio jose garcia esteban" w:date="2026-05-12T16:58:00Z" w16du:dateUtc="2026-05-12T14:58:00Z">
          <w:pPr/>
        </w:pPrChange>
      </w:pPr>
      <w:r>
        <w:t>Emilio José García Esteban.</w:t>
      </w:r>
    </w:p>
    <w:p w14:paraId="7D88BAF6" w14:textId="77777777" w:rsidR="008E1CF7" w:rsidRDefault="008E1CF7" w:rsidP="003B3B2E"/>
    <w:p w14:paraId="28C2FC58" w14:textId="511FA318" w:rsidR="008E1CF7" w:rsidRDefault="008E1CF7" w:rsidP="00445967">
      <w:pPr>
        <w:pStyle w:val="Prrafodelista"/>
        <w:numPr>
          <w:ilvl w:val="1"/>
          <w:numId w:val="3"/>
        </w:numPr>
        <w:outlineLvl w:val="1"/>
        <w:rPr>
          <w:rStyle w:val="Referenciaintensa"/>
        </w:rPr>
      </w:pPr>
      <w:bookmarkStart w:id="193" w:name="_Toc229497425"/>
      <w:r>
        <w:rPr>
          <w:rStyle w:val="Referenciaintensa"/>
        </w:rPr>
        <w:t>currículum vitae (cronológico inverso)</w:t>
      </w:r>
      <w:bookmarkEnd w:id="193"/>
    </w:p>
    <w:p w14:paraId="30FB8375" w14:textId="3FF988E8" w:rsidR="008E1CF7" w:rsidRDefault="008E1CF7" w:rsidP="008E1CF7">
      <w:pPr>
        <w:pStyle w:val="Prrafodelista"/>
        <w:numPr>
          <w:ilvl w:val="0"/>
          <w:numId w:val="4"/>
        </w:numPr>
      </w:pPr>
      <w:r>
        <w:lastRenderedPageBreak/>
        <w:t>Datos personales:</w:t>
      </w:r>
    </w:p>
    <w:p w14:paraId="790EA5F7" w14:textId="41E7C0A4" w:rsidR="008E1CF7" w:rsidRDefault="008E1CF7" w:rsidP="008E1CF7">
      <w:pPr>
        <w:pStyle w:val="Prrafodelista"/>
        <w:numPr>
          <w:ilvl w:val="1"/>
          <w:numId w:val="4"/>
        </w:numPr>
      </w:pPr>
      <w:r>
        <w:t>Emilio José García Esteban</w:t>
      </w:r>
    </w:p>
    <w:p w14:paraId="1CA7BE69" w14:textId="6B1A3726" w:rsidR="008E1CF7" w:rsidRDefault="008E1CF7" w:rsidP="008E1CF7">
      <w:pPr>
        <w:pStyle w:val="Prrafodelista"/>
        <w:numPr>
          <w:ilvl w:val="1"/>
          <w:numId w:val="4"/>
        </w:numPr>
      </w:pPr>
      <w:r>
        <w:t>Teléfono: 686919335</w:t>
      </w:r>
    </w:p>
    <w:p w14:paraId="321ADB69" w14:textId="5D97A8D2" w:rsidR="008E1CF7" w:rsidRDefault="008E1CF7" w:rsidP="008E1CF7">
      <w:pPr>
        <w:pStyle w:val="Prrafodelista"/>
        <w:numPr>
          <w:ilvl w:val="1"/>
          <w:numId w:val="4"/>
        </w:numPr>
      </w:pPr>
      <w:r>
        <w:t xml:space="preserve">Emal: </w:t>
      </w:r>
      <w:hyperlink r:id="rId10" w:history="1">
        <w:r w:rsidRPr="00FD277B">
          <w:rPr>
            <w:rStyle w:val="Hipervnculo"/>
          </w:rPr>
          <w:t>emilio.josegarciaesteban@gmail.com</w:t>
        </w:r>
      </w:hyperlink>
    </w:p>
    <w:p w14:paraId="1F4C5F78" w14:textId="6B624E93" w:rsidR="008E1CF7" w:rsidRDefault="008E1CF7" w:rsidP="008E1CF7">
      <w:pPr>
        <w:pStyle w:val="Prrafodelista"/>
        <w:numPr>
          <w:ilvl w:val="1"/>
          <w:numId w:val="4"/>
        </w:numPr>
      </w:pPr>
      <w:r>
        <w:t>Plasencia (Cáceres)</w:t>
      </w:r>
    </w:p>
    <w:p w14:paraId="3AA22F33" w14:textId="7CD8E902" w:rsidR="008E1CF7" w:rsidRDefault="008E1CF7" w:rsidP="008E1CF7">
      <w:pPr>
        <w:pStyle w:val="Prrafodelista"/>
        <w:numPr>
          <w:ilvl w:val="0"/>
          <w:numId w:val="4"/>
        </w:numPr>
      </w:pPr>
      <w:r>
        <w:t>Perfil profesional: Desarrollador Junior especializado en Java y SQL con enfoque a soluciones de eficiencia energética.</w:t>
      </w:r>
    </w:p>
    <w:p w14:paraId="6AB4FCCA" w14:textId="1659085D" w:rsidR="008E1CF7" w:rsidRDefault="008E1CF7" w:rsidP="008E1CF7">
      <w:pPr>
        <w:pStyle w:val="Prrafodelista"/>
        <w:numPr>
          <w:ilvl w:val="0"/>
          <w:numId w:val="4"/>
        </w:numPr>
      </w:pPr>
      <w:r>
        <w:t>Formación Académica:</w:t>
      </w:r>
    </w:p>
    <w:p w14:paraId="298B5B12" w14:textId="1801DA1C" w:rsidR="008E1CF7" w:rsidRDefault="008E1CF7" w:rsidP="008E1CF7">
      <w:pPr>
        <w:pStyle w:val="Prrafodelista"/>
        <w:numPr>
          <w:ilvl w:val="1"/>
          <w:numId w:val="4"/>
        </w:numPr>
      </w:pPr>
      <w:r>
        <w:t xml:space="preserve">(2023-2026) Técnico Superior en Desarrollo de Aplicaciones Multiplataforma en I.E.S. </w:t>
      </w:r>
      <w:proofErr w:type="spellStart"/>
      <w:r>
        <w:t>Augustobriga</w:t>
      </w:r>
      <w:proofErr w:type="spellEnd"/>
      <w:r>
        <w:t>.</w:t>
      </w:r>
    </w:p>
    <w:p w14:paraId="501D27EF" w14:textId="184B5253" w:rsidR="008E1CF7" w:rsidRDefault="008E1CF7" w:rsidP="008E1CF7">
      <w:pPr>
        <w:pStyle w:val="Prrafodelista"/>
        <w:numPr>
          <w:ilvl w:val="0"/>
          <w:numId w:val="4"/>
        </w:numPr>
      </w:pPr>
      <w:r>
        <w:t>Experiencia laboral:</w:t>
      </w:r>
    </w:p>
    <w:p w14:paraId="0C39FEC0" w14:textId="0C6EBF11" w:rsidR="008E1CF7" w:rsidRDefault="008E1CF7" w:rsidP="008E1CF7">
      <w:pPr>
        <w:pStyle w:val="Prrafodelista"/>
        <w:numPr>
          <w:ilvl w:val="1"/>
          <w:numId w:val="4"/>
        </w:numPr>
      </w:pPr>
      <w:r>
        <w:t>(2023-2026) Prácticas en empresa (FCT) en OpenWeb</w:t>
      </w:r>
      <w:r w:rsidR="00BE0841">
        <w:t xml:space="preserve">inar.net y en I.E.S. </w:t>
      </w:r>
      <w:proofErr w:type="spellStart"/>
      <w:r w:rsidR="00BE0841">
        <w:t>Augustobriga</w:t>
      </w:r>
      <w:proofErr w:type="spellEnd"/>
      <w:r w:rsidR="00BE0841">
        <w:t>. Desarrollo de módulos para aplicaciones internas y mantenimiento de base de datos.</w:t>
      </w:r>
    </w:p>
    <w:p w14:paraId="382C276C" w14:textId="0B0A8691" w:rsidR="00BE0841" w:rsidRDefault="00BE0841" w:rsidP="00BE0841">
      <w:pPr>
        <w:pStyle w:val="Prrafodelista"/>
        <w:numPr>
          <w:ilvl w:val="0"/>
          <w:numId w:val="4"/>
        </w:numPr>
      </w:pPr>
      <w:r>
        <w:t xml:space="preserve">Habilidades técnicas: Java, </w:t>
      </w:r>
      <w:proofErr w:type="spellStart"/>
      <w:r>
        <w:t>Kotlin</w:t>
      </w:r>
      <w:proofErr w:type="spellEnd"/>
      <w:r>
        <w:t>, SQL, Git, HTML, O</w:t>
      </w:r>
      <w:r w:rsidR="00BE00F5">
        <w:t>f</w:t>
      </w:r>
      <w:r>
        <w:t xml:space="preserve">fice… y gran manejo de </w:t>
      </w:r>
      <w:proofErr w:type="gramStart"/>
      <w:r>
        <w:t>Inglés</w:t>
      </w:r>
      <w:proofErr w:type="gramEnd"/>
      <w:r>
        <w:t xml:space="preserve"> hablado y escrito.</w:t>
      </w:r>
    </w:p>
    <w:p w14:paraId="3A798725" w14:textId="77777777" w:rsidR="00BE0841" w:rsidRDefault="00BE0841" w:rsidP="00BE0841"/>
    <w:p w14:paraId="087E798F" w14:textId="3C9DFAF5" w:rsidR="00BE0841" w:rsidRDefault="00BE0841" w:rsidP="00445967">
      <w:pPr>
        <w:pStyle w:val="Prrafodelista"/>
        <w:numPr>
          <w:ilvl w:val="1"/>
          <w:numId w:val="3"/>
        </w:numPr>
        <w:outlineLvl w:val="1"/>
        <w:rPr>
          <w:rStyle w:val="Referenciaintensa"/>
        </w:rPr>
      </w:pPr>
      <w:bookmarkStart w:id="194" w:name="_Toc229497426"/>
      <w:r>
        <w:rPr>
          <w:rStyle w:val="Referenciaintensa"/>
        </w:rPr>
        <w:t>autocandidatura</w:t>
      </w:r>
      <w:bookmarkEnd w:id="194"/>
    </w:p>
    <w:p w14:paraId="171B6ACA" w14:textId="3693265F" w:rsidR="00BE0841" w:rsidRDefault="00BE0841" w:rsidP="00BE0841">
      <w:r>
        <w:t>En este apartado de la actividad contestaría a las dos preguntas que se incluyen, que son los canales en los que buscaría empresas en mi provincia y una carta de autocandidatura:</w:t>
      </w:r>
    </w:p>
    <w:p w14:paraId="4FC662A0" w14:textId="1E89943C" w:rsidR="00BE0841" w:rsidRDefault="008126ED" w:rsidP="00BE0841">
      <w:pPr>
        <w:pStyle w:val="Prrafodelista"/>
        <w:numPr>
          <w:ilvl w:val="0"/>
          <w:numId w:val="4"/>
        </w:numPr>
      </w:pPr>
      <w:r>
        <w:t xml:space="preserve">Canales para conocer empresas en mi provincia: utilizaría el directorio de empresas de la Cámara de Comercio, las páginas amarillas industriales y herramientas de </w:t>
      </w:r>
      <w:proofErr w:type="spellStart"/>
      <w:r>
        <w:t>Networking</w:t>
      </w:r>
      <w:proofErr w:type="spellEnd"/>
      <w:r>
        <w:t xml:space="preserve"> en redes profesionales como LinkedIn para identificar empresas de desarrollo de software en mi zona.</w:t>
      </w:r>
    </w:p>
    <w:p w14:paraId="220B7DB7" w14:textId="703FFF72" w:rsidR="008126ED" w:rsidRDefault="008126ED" w:rsidP="00BE0841">
      <w:pPr>
        <w:pStyle w:val="Prrafodelista"/>
        <w:numPr>
          <w:ilvl w:val="0"/>
          <w:numId w:val="4"/>
        </w:numPr>
      </w:pPr>
      <w:r>
        <w:t xml:space="preserve">Carta de autocandidatura: se redactaría </w:t>
      </w:r>
      <w:r w:rsidR="00327FD7">
        <w:t xml:space="preserve">una carta </w:t>
      </w:r>
      <w:r>
        <w:t>destacando</w:t>
      </w:r>
      <w:r w:rsidR="00327FD7">
        <w:t xml:space="preserve"> mi perfil técnico como desarrollador DAM y</w:t>
      </w:r>
      <w:r>
        <w:t xml:space="preserve"> mi interés por el proyecto técnico de la empresa y ofreciendo mi perfil para el departamento de desarrollo o soporte técnico especializado.</w:t>
      </w:r>
      <w:r w:rsidR="00FD7893">
        <w:t xml:space="preserve"> Por </w:t>
      </w:r>
      <w:proofErr w:type="gramStart"/>
      <w:r w:rsidR="00FD7893">
        <w:t>ejemplo</w:t>
      </w:r>
      <w:proofErr w:type="gramEnd"/>
      <w:r w:rsidR="00FD7893">
        <w:t xml:space="preserve"> la siguiente:</w:t>
      </w:r>
    </w:p>
    <w:p w14:paraId="0F0B7337" w14:textId="58C48112" w:rsidR="00FD7893" w:rsidRDefault="00FD7893" w:rsidP="00431138">
      <w:pPr>
        <w:pStyle w:val="Citadestacada"/>
        <w:jc w:val="left"/>
        <w:pPrChange w:id="195" w:author="emilio jose garcia esteban" w:date="2026-05-12T16:59:00Z" w16du:dateUtc="2026-05-12T14:59:00Z">
          <w:pPr/>
        </w:pPrChange>
      </w:pPr>
      <w:r>
        <w:t xml:space="preserve">A la atención del </w:t>
      </w:r>
      <w:proofErr w:type="gramStart"/>
      <w:r>
        <w:t>Responsable</w:t>
      </w:r>
      <w:proofErr w:type="gramEnd"/>
      <w:r>
        <w:t xml:space="preserve"> de Selección</w:t>
      </w:r>
    </w:p>
    <w:p w14:paraId="636C118E" w14:textId="41AB4CDA" w:rsidR="00FD7893" w:rsidRDefault="00FD7893" w:rsidP="00431138">
      <w:pPr>
        <w:pStyle w:val="Citadestacada"/>
        <w:jc w:val="left"/>
        <w:pPrChange w:id="196" w:author="emilio jose garcia esteban" w:date="2026-05-12T16:59:00Z" w16du:dateUtc="2026-05-12T14:59:00Z">
          <w:pPr/>
        </w:pPrChange>
      </w:pPr>
      <w:r>
        <w:t>Estimados señores:</w:t>
      </w:r>
    </w:p>
    <w:p w14:paraId="73E52AFC" w14:textId="3080E57D" w:rsidR="00FD7893" w:rsidRDefault="00FD7893" w:rsidP="00431138">
      <w:pPr>
        <w:pStyle w:val="Citadestacada"/>
        <w:jc w:val="left"/>
        <w:pPrChange w:id="197" w:author="emilio jose garcia esteban" w:date="2026-05-12T16:59:00Z" w16du:dateUtc="2026-05-12T14:59:00Z">
          <w:pPr/>
        </w:pPrChange>
      </w:pPr>
      <w:r>
        <w:t xml:space="preserve">Me pongo en contacto con ustedes para presentarles mi perfil profesional con el objetivo de formar parte de su base de datos y futuros procesos de selección. Como titulado en Desarrollo de Aplicaciones Multiplataforma (DAM) en el I.E.S. </w:t>
      </w:r>
      <w:proofErr w:type="spellStart"/>
      <w:r>
        <w:t>Augustobriga</w:t>
      </w:r>
      <w:proofErr w:type="spellEnd"/>
      <w:r>
        <w:t>, sigo de cerca la trayectoria de su empresa y admito su enfoque en el desarrollo de software.</w:t>
      </w:r>
    </w:p>
    <w:p w14:paraId="3ECA18BC" w14:textId="79B525DA" w:rsidR="00FD7893" w:rsidRDefault="00FD7893" w:rsidP="00431138">
      <w:pPr>
        <w:pStyle w:val="Citadestacada"/>
        <w:jc w:val="left"/>
        <w:pPrChange w:id="198" w:author="emilio jose garcia esteban" w:date="2026-05-12T16:59:00Z" w16du:dateUtc="2026-05-12T14:59:00Z">
          <w:pPr/>
        </w:pPrChange>
      </w:pPr>
      <w:r>
        <w:t>Durante mi formación, he adquirido sólidas competencias en el desarrollo de aplicación usando lenguajes como Java o Python, así como la gestión de bases de datos SQL. Me considero un profesional con gran capacidad analítica, habituado al uso de herramientas de control de versiones como Git y con una actitud proactiva hacia el aprendizaje de nuevas pilas tecnológicas.</w:t>
      </w:r>
    </w:p>
    <w:p w14:paraId="25C627A7" w14:textId="3441534B" w:rsidR="00FD7893" w:rsidRDefault="00FD7893" w:rsidP="00431138">
      <w:pPr>
        <w:pStyle w:val="Citadestacada"/>
        <w:jc w:val="left"/>
        <w:pPrChange w:id="199" w:author="emilio jose garcia esteban" w:date="2026-05-12T16:59:00Z" w16du:dateUtc="2026-05-12T14:59:00Z">
          <w:pPr/>
        </w:pPrChange>
      </w:pPr>
      <w:r>
        <w:t>Estoy convencido de que mi formación técnica y mi compromiso con la calidad del software pueden ser de gran utili</w:t>
      </w:r>
      <w:ins w:id="200" w:author="emilio jose garcia esteban" w:date="2026-05-12T16:56:00Z" w16du:dateUtc="2026-05-12T14:56:00Z">
        <w:r w:rsidR="004E746A">
          <w:t>d</w:t>
        </w:r>
      </w:ins>
      <w:del w:id="201" w:author="emilio jose garcia esteban" w:date="2026-05-12T16:56:00Z" w16du:dateUtc="2026-05-12T14:56:00Z">
        <w:r w:rsidDel="004E746A">
          <w:delText>zad</w:delText>
        </w:r>
      </w:del>
      <w:r>
        <w:t>a</w:t>
      </w:r>
      <w:ins w:id="202" w:author="emilio jose garcia esteban" w:date="2026-05-12T16:56:00Z" w16du:dateUtc="2026-05-12T14:56:00Z">
        <w:r w:rsidR="004E746A">
          <w:t>d</w:t>
        </w:r>
      </w:ins>
      <w:r>
        <w:t xml:space="preserve"> para su departamento de desarrollo. Me gustaría tener la oportunidad de conversar con ustedes en una entrevista para explicarles cómo puedo </w:t>
      </w:r>
      <w:ins w:id="203" w:author="emilio jose garcia esteban" w:date="2026-05-12T16:55:00Z" w16du:dateUtc="2026-05-12T14:55:00Z">
        <w:r w:rsidR="004E746A">
          <w:t>a</w:t>
        </w:r>
      </w:ins>
      <w:r>
        <w:t>portar valor a su equipo.</w:t>
      </w:r>
    </w:p>
    <w:p w14:paraId="75EF6A2D" w14:textId="4D656E13" w:rsidR="00FD7893" w:rsidRDefault="00FD7893" w:rsidP="00431138">
      <w:pPr>
        <w:pStyle w:val="Citadestacada"/>
        <w:jc w:val="left"/>
        <w:pPrChange w:id="204" w:author="emilio jose garcia esteban" w:date="2026-05-12T16:59:00Z" w16du:dateUtc="2026-05-12T14:59:00Z">
          <w:pPr/>
        </w:pPrChange>
      </w:pPr>
      <w:r>
        <w:t>Agradecido de antemano por su atención. Reciban un cordial saludo.</w:t>
      </w:r>
    </w:p>
    <w:p w14:paraId="7C02DFA0" w14:textId="37EBBF3F" w:rsidR="00FD7893" w:rsidRDefault="00FD7893" w:rsidP="00431138">
      <w:pPr>
        <w:pStyle w:val="Citadestacada"/>
        <w:jc w:val="left"/>
        <w:pPrChange w:id="205" w:author="emilio jose garcia esteban" w:date="2026-05-12T16:59:00Z" w16du:dateUtc="2026-05-12T14:59:00Z">
          <w:pPr/>
        </w:pPrChange>
      </w:pPr>
      <w:r>
        <w:t xml:space="preserve">Atentamente </w:t>
      </w:r>
    </w:p>
    <w:p w14:paraId="0D331DBF" w14:textId="5D029557" w:rsidR="00FD7893" w:rsidRDefault="00FD7893" w:rsidP="00431138">
      <w:pPr>
        <w:pStyle w:val="Citadestacada"/>
        <w:jc w:val="left"/>
        <w:pPrChange w:id="206" w:author="emilio jose garcia esteban" w:date="2026-05-12T16:59:00Z" w16du:dateUtc="2026-05-12T14:59:00Z">
          <w:pPr/>
        </w:pPrChange>
      </w:pPr>
      <w:r>
        <w:lastRenderedPageBreak/>
        <w:t>Emilio José García Esteban.</w:t>
      </w:r>
    </w:p>
    <w:p w14:paraId="0708887E" w14:textId="77777777" w:rsidR="00327FD7" w:rsidRDefault="00327FD7" w:rsidP="00327FD7"/>
    <w:p w14:paraId="2A725899" w14:textId="75CC8150" w:rsidR="00327FD7" w:rsidRDefault="00327FD7" w:rsidP="00445967">
      <w:pPr>
        <w:pStyle w:val="Prrafodelista"/>
        <w:numPr>
          <w:ilvl w:val="0"/>
          <w:numId w:val="3"/>
        </w:numPr>
        <w:outlineLvl w:val="0"/>
        <w:rPr>
          <w:rStyle w:val="Referenciaintensa"/>
        </w:rPr>
      </w:pPr>
      <w:bookmarkStart w:id="207" w:name="_Toc229497427"/>
      <w:r>
        <w:rPr>
          <w:rStyle w:val="Referenciaintensa"/>
        </w:rPr>
        <w:t>actividad 3</w:t>
      </w:r>
      <w:bookmarkEnd w:id="207"/>
    </w:p>
    <w:p w14:paraId="5F1FE4B0" w14:textId="71961EDA" w:rsidR="00327FD7" w:rsidRDefault="00327FD7" w:rsidP="00327FD7">
      <w:r>
        <w:t>Est</w:t>
      </w:r>
      <w:ins w:id="208" w:author="emilio jose garcia esteban" w:date="2026-05-12T16:55:00Z" w16du:dateUtc="2026-05-12T14:55:00Z">
        <w:r w:rsidR="004E746A">
          <w:t>a</w:t>
        </w:r>
      </w:ins>
      <w:del w:id="209" w:author="emilio jose garcia esteban" w:date="2026-05-12T16:55:00Z" w16du:dateUtc="2026-05-12T14:55:00Z">
        <w:r w:rsidR="00BE00F5" w:rsidDel="004E746A">
          <w:delText>á</w:delText>
        </w:r>
      </w:del>
      <w:r>
        <w:t xml:space="preserve"> actividad </w:t>
      </w:r>
      <w:del w:id="210" w:author="emilio jose garcia esteban" w:date="2026-05-12T16:55:00Z" w16du:dateUtc="2026-05-12T14:55:00Z">
        <w:r w:rsidDel="004E746A">
          <w:delText>esta</w:delText>
        </w:r>
      </w:del>
      <w:ins w:id="211" w:author="emilio jose garcia esteban" w:date="2026-05-12T16:55:00Z" w16du:dateUtc="2026-05-12T14:55:00Z">
        <w:r w:rsidR="004E746A">
          <w:t>está</w:t>
        </w:r>
      </w:ins>
      <w:r>
        <w:t xml:space="preserve"> centrada en responder las cuestiones de una entrevista de selección para un puesto de Asesor de una Campaña de Energía, Luz y Gas. </w:t>
      </w:r>
    </w:p>
    <w:p w14:paraId="47391B7B" w14:textId="7667BDD3" w:rsidR="00327FD7" w:rsidRDefault="00327FD7" w:rsidP="00327FD7">
      <w:pPr>
        <w:pStyle w:val="Prrafodelista"/>
        <w:numPr>
          <w:ilvl w:val="0"/>
          <w:numId w:val="4"/>
        </w:numPr>
      </w:pPr>
      <w:r>
        <w:t>¿Cuánto deseas ganar?</w:t>
      </w:r>
    </w:p>
    <w:p w14:paraId="2A0A375C" w14:textId="55C4F45A" w:rsidR="00DA3AFA" w:rsidRDefault="00DA3AFA" w:rsidP="00DA3AFA">
      <w:pPr>
        <w:pStyle w:val="Prrafodelista"/>
        <w:numPr>
          <w:ilvl w:val="1"/>
          <w:numId w:val="4"/>
        </w:numPr>
      </w:pPr>
      <w:r>
        <w:t>Busco una remuneración acorde a los convenios del sector para un perfil junior, priorizando las oportunidades de formación continua y el plan de carrera que ofrece FOLEST SL</w:t>
      </w:r>
    </w:p>
    <w:p w14:paraId="15C00A60" w14:textId="6DB644A8" w:rsidR="00DA3AFA" w:rsidRDefault="00DA3AFA" w:rsidP="00DA3AFA">
      <w:pPr>
        <w:pStyle w:val="Prrafodelista"/>
        <w:numPr>
          <w:ilvl w:val="0"/>
          <w:numId w:val="4"/>
        </w:numPr>
      </w:pPr>
      <w:r>
        <w:t>¿Por qué crees que estás preparado?</w:t>
      </w:r>
    </w:p>
    <w:p w14:paraId="110322CA" w14:textId="0D04C841" w:rsidR="00DA3AFA" w:rsidRDefault="00DA3AFA" w:rsidP="00DA3AFA">
      <w:pPr>
        <w:pStyle w:val="Prrafodelista"/>
        <w:numPr>
          <w:ilvl w:val="1"/>
          <w:numId w:val="4"/>
        </w:numPr>
      </w:pPr>
      <w:r>
        <w:t>Mi formación en DAM me ha dotado de una estructura mental lógica y capacidad técnica para gestionar con eficiencias las herramientas digitales de asesoría que utiliza su empresa.</w:t>
      </w:r>
    </w:p>
    <w:p w14:paraId="3E58252F" w14:textId="4519AC92" w:rsidR="00DA3AFA" w:rsidRDefault="00DA3AFA" w:rsidP="00DA3AFA">
      <w:pPr>
        <w:pStyle w:val="Prrafodelista"/>
        <w:numPr>
          <w:ilvl w:val="0"/>
          <w:numId w:val="4"/>
        </w:numPr>
      </w:pPr>
      <w:r>
        <w:t>¿Prefieres el trabajo individual o en equipo?</w:t>
      </w:r>
    </w:p>
    <w:p w14:paraId="2807C1DA" w14:textId="53BFA2EE" w:rsidR="00DA3AFA" w:rsidRDefault="00DA3AFA" w:rsidP="00DA3AFA">
      <w:pPr>
        <w:pStyle w:val="Prrafodelista"/>
        <w:numPr>
          <w:ilvl w:val="1"/>
          <w:numId w:val="4"/>
        </w:numPr>
      </w:pPr>
      <w:r>
        <w:t>En el sector tecnológico el trabajo en equipo es esencial. Prefiero colaborar con otros para intercambiar soluciones, aunque también tengo autonomía para resolver tareas individuales.</w:t>
      </w:r>
    </w:p>
    <w:p w14:paraId="49550229" w14:textId="134E055C" w:rsidR="00DA3AFA" w:rsidRDefault="00DA3AFA" w:rsidP="00DA3AFA">
      <w:pPr>
        <w:pStyle w:val="Prrafodelista"/>
        <w:numPr>
          <w:ilvl w:val="0"/>
          <w:numId w:val="4"/>
        </w:numPr>
      </w:pPr>
      <w:r>
        <w:t>¿Qué es lo que más te motiva de este trabajo?</w:t>
      </w:r>
    </w:p>
    <w:p w14:paraId="5F48E0CD" w14:textId="417ACBBC" w:rsidR="00DA3AFA" w:rsidRDefault="00DA3AFA" w:rsidP="00DA3AFA">
      <w:pPr>
        <w:pStyle w:val="Prrafodelista"/>
        <w:numPr>
          <w:ilvl w:val="1"/>
          <w:numId w:val="4"/>
        </w:numPr>
      </w:pPr>
      <w:r>
        <w:t>La posibilidad de aplicar mis conocimientos técnicos para ayudar a los clientes a ser más eficientes, uniendo tecnología y sostenibilidad a un sector tan vital como el energético.</w:t>
      </w:r>
    </w:p>
    <w:p w14:paraId="18088BAA" w14:textId="77777777" w:rsidR="00DA3AFA" w:rsidRDefault="00DA3AFA" w:rsidP="00DA3AFA"/>
    <w:p w14:paraId="1CB75523" w14:textId="381B73BE" w:rsidR="00DA3AFA" w:rsidRDefault="00DA3AFA" w:rsidP="00445967">
      <w:pPr>
        <w:pStyle w:val="Prrafodelista"/>
        <w:numPr>
          <w:ilvl w:val="0"/>
          <w:numId w:val="3"/>
        </w:numPr>
        <w:outlineLvl w:val="0"/>
        <w:rPr>
          <w:rStyle w:val="Referenciaintensa"/>
        </w:rPr>
      </w:pPr>
      <w:bookmarkStart w:id="212" w:name="_Toc229497428"/>
      <w:r>
        <w:rPr>
          <w:rStyle w:val="Referenciaintensa"/>
        </w:rPr>
        <w:t>actividad 4</w:t>
      </w:r>
      <w:bookmarkEnd w:id="212"/>
    </w:p>
    <w:p w14:paraId="369DC9D1" w14:textId="251ACE32" w:rsidR="00DA3AFA" w:rsidRDefault="00DA3AFA" w:rsidP="00DA3AFA">
      <w:r>
        <w:t>Esta actividad requiere que hagamos un proyecto profesional</w:t>
      </w:r>
      <w:r w:rsidR="005C510C">
        <w:t xml:space="preserve"> en lo relativo a la oferta que hemos visto anteriormente:</w:t>
      </w:r>
    </w:p>
    <w:p w14:paraId="29F73F12" w14:textId="09C6526A" w:rsidR="005C510C" w:rsidRDefault="005C510C" w:rsidP="005C510C">
      <w:pPr>
        <w:pStyle w:val="Prrafodelista"/>
        <w:numPr>
          <w:ilvl w:val="0"/>
          <w:numId w:val="4"/>
        </w:numPr>
      </w:pPr>
      <w:r>
        <w:t xml:space="preserve">Análisis de mercado “¿Qué hay?”: en las búsquedas en el mercado que he realizado, para titulados en DAM presenta una gran demanda de perfiles con conocimientos en Cloud Computing y Digitalización de sectores productivos. Se valoran mucho las </w:t>
      </w:r>
      <w:proofErr w:type="spellStart"/>
      <w:r>
        <w:t>soft</w:t>
      </w:r>
      <w:proofErr w:type="spellEnd"/>
      <w:r>
        <w:t xml:space="preserve"> </w:t>
      </w:r>
      <w:proofErr w:type="spellStart"/>
      <w:r>
        <w:t>skills</w:t>
      </w:r>
      <w:proofErr w:type="spellEnd"/>
      <w:r>
        <w:t xml:space="preserve"> y el manejo de herramientas de trabajo remoto (</w:t>
      </w:r>
      <w:proofErr w:type="spellStart"/>
      <w:proofErr w:type="gramStart"/>
      <w:r>
        <w:t>Teams</w:t>
      </w:r>
      <w:proofErr w:type="spellEnd"/>
      <w:proofErr w:type="gramEnd"/>
      <w:r>
        <w:t xml:space="preserve"> por ejemplo)</w:t>
      </w:r>
    </w:p>
    <w:p w14:paraId="7A9C5991" w14:textId="10E45A49" w:rsidR="005C510C" w:rsidRPr="00DA3AFA" w:rsidRDefault="005C510C" w:rsidP="005C510C">
      <w:pPr>
        <w:pStyle w:val="Prrafodelista"/>
        <w:numPr>
          <w:ilvl w:val="0"/>
          <w:numId w:val="4"/>
        </w:numPr>
      </w:pPr>
      <w:r>
        <w:t>Mi proyecto: mi objetivo es especializarme en el desarrollo de software para el sector energético en los próximos 2 años, utilizando como base mi formación en DAM para la transformación digital de las empresas del sector.</w:t>
      </w:r>
    </w:p>
    <w:sectPr w:rsidR="005C510C" w:rsidRPr="00DA3AFA" w:rsidSect="003B3B2E">
      <w:footerReference w:type="default" r:id="rId11"/>
      <w:pgSz w:w="11906" w:h="16838"/>
      <w:pgMar w:top="720" w:right="720" w:bottom="720" w:left="720"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0C4AFB" w14:textId="77777777" w:rsidR="00775E7C" w:rsidRDefault="00775E7C" w:rsidP="00445967">
      <w:pPr>
        <w:spacing w:after="0" w:line="240" w:lineRule="auto"/>
      </w:pPr>
      <w:r>
        <w:separator/>
      </w:r>
    </w:p>
  </w:endnote>
  <w:endnote w:type="continuationSeparator" w:id="0">
    <w:p w14:paraId="6B5B3A9D" w14:textId="77777777" w:rsidR="00775E7C" w:rsidRDefault="00775E7C" w:rsidP="004459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343376"/>
      <w:docPartObj>
        <w:docPartGallery w:val="Page Numbers (Bottom of Page)"/>
        <w:docPartUnique/>
      </w:docPartObj>
    </w:sdtPr>
    <w:sdtContent>
      <w:p w14:paraId="41D4D172" w14:textId="167CB98A" w:rsidR="00445967" w:rsidRDefault="00445967">
        <w:pPr>
          <w:pStyle w:val="Piedepgina"/>
        </w:pPr>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1" allowOverlap="1" wp14:anchorId="12E582B5" wp14:editId="7C714963">
                  <wp:simplePos x="0" y="0"/>
                  <wp:positionH relativeFrom="margin">
                    <wp:align>center</wp:align>
                  </wp:positionH>
                  <wp:positionV relativeFrom="bottomMargin">
                    <wp:align>center</wp:align>
                  </wp:positionV>
                  <wp:extent cx="1282700" cy="343535"/>
                  <wp:effectExtent l="28575" t="19050" r="22225" b="8890"/>
                  <wp:wrapNone/>
                  <wp:docPr id="1431161943" name="Cinta: curvada e inclinada hacia abajo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0" cy="343535"/>
                          </a:xfrm>
                          <a:prstGeom prst="ellipseRibbon">
                            <a:avLst>
                              <a:gd name="adj1" fmla="val 25000"/>
                              <a:gd name="adj2" fmla="val 50000"/>
                              <a:gd name="adj3" fmla="val 12500"/>
                            </a:avLst>
                          </a:prstGeom>
                          <a:noFill/>
                          <a:ln w="9525">
                            <a:solidFill>
                              <a:srgbClr val="71A0DC"/>
                            </a:solidFill>
                            <a:round/>
                            <a:headEnd/>
                            <a:tailEnd/>
                          </a:ln>
                          <a:extLst>
                            <a:ext uri="{909E8E84-426E-40DD-AFC4-6F175D3DCCD1}">
                              <a14:hiddenFill xmlns:a14="http://schemas.microsoft.com/office/drawing/2010/main">
                                <a:solidFill>
                                  <a:srgbClr val="17365D"/>
                                </a:solidFill>
                              </a14:hiddenFill>
                            </a:ext>
                          </a:extLst>
                        </wps:spPr>
                        <wps:txbx>
                          <w:txbxContent>
                            <w:p w14:paraId="09D41075" w14:textId="77777777" w:rsidR="00445967" w:rsidRDefault="00445967">
                              <w:pPr>
                                <w:jc w:val="center"/>
                                <w:rPr>
                                  <w:color w:val="4472C4" w:themeColor="accent1"/>
                                </w:rPr>
                              </w:pPr>
                              <w:r>
                                <w:fldChar w:fldCharType="begin"/>
                              </w:r>
                              <w:r>
                                <w:instrText>PAGE    \* MERGEFORMAT</w:instrText>
                              </w:r>
                              <w:r>
                                <w:fldChar w:fldCharType="separate"/>
                              </w:r>
                              <w:r>
                                <w:rPr>
                                  <w:color w:val="4472C4" w:themeColor="accent1"/>
                                </w:rPr>
                                <w:t>2</w:t>
                              </w:r>
                              <w:r>
                                <w:rPr>
                                  <w:color w:val="4472C4" w:themeColor="accent1"/>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2E582B5"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Cinta: curvada e inclinada hacia abajo 28" o:spid="_x0000_s1057" type="#_x0000_t107" style="position:absolute;margin-left:0;margin-top:0;width:101pt;height:27.0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" filled="f" fillcolor="#17365d" strokecolor="#71a0dc">
                  <v:textbox>
                    <w:txbxContent>
                      <w:p w14:paraId="09D41075" w14:textId="77777777" w:rsidR="00445967" w:rsidRDefault="00445967">
                        <w:pPr>
                          <w:jc w:val="center"/>
                          <w:rPr>
                            <w:color w:val="4472C4" w:themeColor="accent1"/>
                          </w:rPr>
                        </w:pPr>
                        <w:r>
                          <w:fldChar w:fldCharType="begin"/>
                        </w:r>
                        <w:r>
                          <w:instrText>PAGE    \* MERGEFORMAT</w:instrText>
                        </w:r>
                        <w:r>
                          <w:fldChar w:fldCharType="separate"/>
                        </w:r>
                        <w:r>
                          <w:rPr>
                            <w:color w:val="4472C4" w:themeColor="accent1"/>
                          </w:rPr>
                          <w:t>2</w:t>
                        </w:r>
                        <w:r>
                          <w:rPr>
                            <w:color w:val="4472C4" w:themeColor="accent1"/>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E3DE0" w14:textId="77777777" w:rsidR="00775E7C" w:rsidRDefault="00775E7C" w:rsidP="00445967">
      <w:pPr>
        <w:spacing w:after="0" w:line="240" w:lineRule="auto"/>
      </w:pPr>
      <w:r>
        <w:separator/>
      </w:r>
    </w:p>
  </w:footnote>
  <w:footnote w:type="continuationSeparator" w:id="0">
    <w:p w14:paraId="62982B98" w14:textId="77777777" w:rsidR="00775E7C" w:rsidRDefault="00775E7C" w:rsidP="004459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65EA5"/>
    <w:multiLevelType w:val="hybridMultilevel"/>
    <w:tmpl w:val="A37AEF7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4DA90B7E"/>
    <w:multiLevelType w:val="multilevel"/>
    <w:tmpl w:val="2D488FC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516B2D97"/>
    <w:multiLevelType w:val="hybridMultilevel"/>
    <w:tmpl w:val="846477E8"/>
    <w:lvl w:ilvl="0" w:tplc="AAF86516">
      <w:start w:val="1"/>
      <w:numFmt w:val="bullet"/>
      <w:lvlText w:val=""/>
      <w:lvlJc w:val="left"/>
      <w:pPr>
        <w:ind w:left="720" w:hanging="360"/>
      </w:pPr>
      <w:rPr>
        <w:rFonts w:ascii="Symbol" w:eastAsiaTheme="minorHAnsi" w:hAnsi="Symbol"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5F1E462D"/>
    <w:multiLevelType w:val="hybridMultilevel"/>
    <w:tmpl w:val="CE2E3DB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384518565">
    <w:abstractNumId w:val="0"/>
  </w:num>
  <w:num w:numId="2" w16cid:durableId="626786836">
    <w:abstractNumId w:val="3"/>
  </w:num>
  <w:num w:numId="3" w16cid:durableId="1390031283">
    <w:abstractNumId w:val="1"/>
  </w:num>
  <w:num w:numId="4" w16cid:durableId="41420719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milio jose garcia esteban">
    <w15:presenceInfo w15:providerId="Windows Live" w15:userId="890b34e4c12e761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B2E"/>
    <w:rsid w:val="00181A68"/>
    <w:rsid w:val="001909C0"/>
    <w:rsid w:val="001E79C4"/>
    <w:rsid w:val="00211D38"/>
    <w:rsid w:val="00327FD7"/>
    <w:rsid w:val="00331AF0"/>
    <w:rsid w:val="003A26CF"/>
    <w:rsid w:val="003B3B2E"/>
    <w:rsid w:val="00413EF2"/>
    <w:rsid w:val="00431138"/>
    <w:rsid w:val="00445967"/>
    <w:rsid w:val="004E746A"/>
    <w:rsid w:val="00507F30"/>
    <w:rsid w:val="005C510C"/>
    <w:rsid w:val="00610E95"/>
    <w:rsid w:val="00775E7C"/>
    <w:rsid w:val="0078450C"/>
    <w:rsid w:val="008126ED"/>
    <w:rsid w:val="008B7156"/>
    <w:rsid w:val="008E1CF7"/>
    <w:rsid w:val="009609DA"/>
    <w:rsid w:val="00AB5B11"/>
    <w:rsid w:val="00BE00F5"/>
    <w:rsid w:val="00BE0841"/>
    <w:rsid w:val="00C81216"/>
    <w:rsid w:val="00CF192D"/>
    <w:rsid w:val="00D14BF5"/>
    <w:rsid w:val="00DA3AFA"/>
    <w:rsid w:val="00DA7137"/>
    <w:rsid w:val="00E544EF"/>
    <w:rsid w:val="00EE3570"/>
    <w:rsid w:val="00FD789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ABE2F9"/>
  <w15:chartTrackingRefBased/>
  <w15:docId w15:val="{94803881-DA0B-4278-96C7-320A82C52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B3B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3B3B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3B3B2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B3B2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B3B2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B3B2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B3B2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B3B2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B3B2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B3B2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3B3B2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3B3B2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B3B2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B3B2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B3B2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B3B2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B3B2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B3B2E"/>
    <w:rPr>
      <w:rFonts w:eastAsiaTheme="majorEastAsia" w:cstheme="majorBidi"/>
      <w:color w:val="272727" w:themeColor="text1" w:themeTint="D8"/>
    </w:rPr>
  </w:style>
  <w:style w:type="paragraph" w:styleId="Ttulo">
    <w:name w:val="Title"/>
    <w:basedOn w:val="Normal"/>
    <w:next w:val="Normal"/>
    <w:link w:val="TtuloCar"/>
    <w:uiPriority w:val="10"/>
    <w:qFormat/>
    <w:rsid w:val="003B3B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B3B2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B3B2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B3B2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B3B2E"/>
    <w:pPr>
      <w:spacing w:before="160"/>
      <w:jc w:val="center"/>
    </w:pPr>
    <w:rPr>
      <w:i/>
      <w:iCs/>
      <w:color w:val="404040" w:themeColor="text1" w:themeTint="BF"/>
    </w:rPr>
  </w:style>
  <w:style w:type="character" w:customStyle="1" w:styleId="CitaCar">
    <w:name w:val="Cita Car"/>
    <w:basedOn w:val="Fuentedeprrafopredeter"/>
    <w:link w:val="Cita"/>
    <w:uiPriority w:val="29"/>
    <w:rsid w:val="003B3B2E"/>
    <w:rPr>
      <w:i/>
      <w:iCs/>
      <w:color w:val="404040" w:themeColor="text1" w:themeTint="BF"/>
    </w:rPr>
  </w:style>
  <w:style w:type="paragraph" w:styleId="Prrafodelista">
    <w:name w:val="List Paragraph"/>
    <w:basedOn w:val="Normal"/>
    <w:uiPriority w:val="34"/>
    <w:qFormat/>
    <w:rsid w:val="003B3B2E"/>
    <w:pPr>
      <w:ind w:left="720"/>
      <w:contextualSpacing/>
    </w:pPr>
  </w:style>
  <w:style w:type="character" w:styleId="nfasisintenso">
    <w:name w:val="Intense Emphasis"/>
    <w:basedOn w:val="Fuentedeprrafopredeter"/>
    <w:uiPriority w:val="21"/>
    <w:qFormat/>
    <w:rsid w:val="003B3B2E"/>
    <w:rPr>
      <w:i/>
      <w:iCs/>
      <w:color w:val="2F5496" w:themeColor="accent1" w:themeShade="BF"/>
    </w:rPr>
  </w:style>
  <w:style w:type="paragraph" w:styleId="Citadestacada">
    <w:name w:val="Intense Quote"/>
    <w:basedOn w:val="Normal"/>
    <w:next w:val="Normal"/>
    <w:link w:val="CitadestacadaCar"/>
    <w:uiPriority w:val="30"/>
    <w:qFormat/>
    <w:rsid w:val="003B3B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B3B2E"/>
    <w:rPr>
      <w:i/>
      <w:iCs/>
      <w:color w:val="2F5496" w:themeColor="accent1" w:themeShade="BF"/>
    </w:rPr>
  </w:style>
  <w:style w:type="character" w:styleId="Referenciaintensa">
    <w:name w:val="Intense Reference"/>
    <w:basedOn w:val="Fuentedeprrafopredeter"/>
    <w:uiPriority w:val="32"/>
    <w:qFormat/>
    <w:rsid w:val="003B3B2E"/>
    <w:rPr>
      <w:b/>
      <w:bCs/>
      <w:smallCaps/>
      <w:color w:val="2F5496" w:themeColor="accent1" w:themeShade="BF"/>
      <w:spacing w:val="5"/>
    </w:rPr>
  </w:style>
  <w:style w:type="paragraph" w:styleId="Sinespaciado">
    <w:name w:val="No Spacing"/>
    <w:link w:val="SinespaciadoCar"/>
    <w:uiPriority w:val="1"/>
    <w:qFormat/>
    <w:rsid w:val="003B3B2E"/>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3B3B2E"/>
    <w:rPr>
      <w:rFonts w:eastAsiaTheme="minorEastAsia"/>
      <w:lang w:eastAsia="es-ES"/>
    </w:rPr>
  </w:style>
  <w:style w:type="paragraph" w:styleId="TtuloTDC">
    <w:name w:val="TOC Heading"/>
    <w:basedOn w:val="Ttulo1"/>
    <w:next w:val="Normal"/>
    <w:uiPriority w:val="39"/>
    <w:unhideWhenUsed/>
    <w:qFormat/>
    <w:rsid w:val="003B3B2E"/>
    <w:pPr>
      <w:spacing w:before="240" w:after="0"/>
      <w:outlineLvl w:val="9"/>
    </w:pPr>
    <w:rPr>
      <w:sz w:val="32"/>
      <w:szCs w:val="32"/>
      <w:lang w:eastAsia="es-ES"/>
    </w:rPr>
  </w:style>
  <w:style w:type="character" w:styleId="Hipervnculo">
    <w:name w:val="Hyperlink"/>
    <w:basedOn w:val="Fuentedeprrafopredeter"/>
    <w:uiPriority w:val="99"/>
    <w:unhideWhenUsed/>
    <w:rsid w:val="003B3B2E"/>
    <w:rPr>
      <w:color w:val="0563C1" w:themeColor="hyperlink"/>
      <w:u w:val="single"/>
    </w:rPr>
  </w:style>
  <w:style w:type="character" w:styleId="Mencinsinresolver">
    <w:name w:val="Unresolved Mention"/>
    <w:basedOn w:val="Fuentedeprrafopredeter"/>
    <w:uiPriority w:val="99"/>
    <w:semiHidden/>
    <w:unhideWhenUsed/>
    <w:rsid w:val="003B3B2E"/>
    <w:rPr>
      <w:color w:val="605E5C"/>
      <w:shd w:val="clear" w:color="auto" w:fill="E1DFDD"/>
    </w:rPr>
  </w:style>
  <w:style w:type="paragraph" w:styleId="Encabezado">
    <w:name w:val="header"/>
    <w:basedOn w:val="Normal"/>
    <w:link w:val="EncabezadoCar"/>
    <w:uiPriority w:val="99"/>
    <w:unhideWhenUsed/>
    <w:rsid w:val="0044596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45967"/>
  </w:style>
  <w:style w:type="paragraph" w:styleId="Piedepgina">
    <w:name w:val="footer"/>
    <w:basedOn w:val="Normal"/>
    <w:link w:val="PiedepginaCar"/>
    <w:uiPriority w:val="99"/>
    <w:unhideWhenUsed/>
    <w:rsid w:val="0044596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45967"/>
  </w:style>
  <w:style w:type="paragraph" w:styleId="TDC1">
    <w:name w:val="toc 1"/>
    <w:basedOn w:val="Normal"/>
    <w:next w:val="Normal"/>
    <w:autoRedefine/>
    <w:uiPriority w:val="39"/>
    <w:unhideWhenUsed/>
    <w:rsid w:val="00445967"/>
    <w:pPr>
      <w:spacing w:after="100"/>
    </w:pPr>
  </w:style>
  <w:style w:type="paragraph" w:styleId="TDC2">
    <w:name w:val="toc 2"/>
    <w:basedOn w:val="Normal"/>
    <w:next w:val="Normal"/>
    <w:autoRedefine/>
    <w:uiPriority w:val="39"/>
    <w:unhideWhenUsed/>
    <w:rsid w:val="00445967"/>
    <w:pPr>
      <w:spacing w:after="100"/>
      <w:ind w:left="220"/>
    </w:pPr>
  </w:style>
  <w:style w:type="paragraph" w:styleId="Revisin">
    <w:name w:val="Revision"/>
    <w:hidden/>
    <w:uiPriority w:val="99"/>
    <w:semiHidden/>
    <w:rsid w:val="004E746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erouno.io/" TargetMode="Externa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emilio.josegarciaesteban@gmail.com" TargetMode="External"/><Relationship Id="rId4" Type="http://schemas.openxmlformats.org/officeDocument/2006/relationships/settings" Target="settings.xml"/><Relationship Id="rId9" Type="http://schemas.openxmlformats.org/officeDocument/2006/relationships/hyperlink" Target="https://www.codemotion.com/"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4F35AF-BA42-448F-A606-F888B603B6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1122</Words>
  <Characters>6171</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Tarea 06 – IP1</vt:lpstr>
    </vt:vector>
  </TitlesOfParts>
  <Company/>
  <LinksUpToDate>false</LinksUpToDate>
  <CharactersWithSpaces>7279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Tarea 06 – IPE1</dc:title>
  <dc:subject>Búsqueda de empleo</dc:subject>
  <dc:creator>Emilio José García Esteban</dc:creator>
  <cp:keywords/>
  <dc:description/>
  <cp:lastModifiedBy>emilio jose garcia esteban</cp:lastModifiedBy>
  <cp:revision>2</cp:revision>
  <cp:lastPrinted>2026-05-12T15:02:00Z</cp:lastPrinted>
  <dcterms:created xsi:type="dcterms:W3CDTF">2026-05-12T15:03:00Z</dcterms:created>
  <dcterms:modified xsi:type="dcterms:W3CDTF">2026-05-12T15:03:00Z</dcterms:modified>
</cp:coreProperties>
</file>